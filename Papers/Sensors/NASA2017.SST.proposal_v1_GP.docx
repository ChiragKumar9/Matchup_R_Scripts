
<file path=[Content_Types].xml><?xml version="1.0" encoding="utf-8"?>
<Types xmlns="http://schemas.openxmlformats.org/package/2006/content-types">
  <Override PartName="/_rels/.rels" ContentType="application/vnd.openxmlformats-package.relationships+xml"/>
  <Override PartName="/word/_rels/document.xml.rels" ContentType="application/vnd.openxmlformats-package.relationships+xml"/>
  <Override PartName="/word/media/image9.gif" ContentType="image/gif"/>
  <Override PartName="/word/media/image8.png" ContentType="image/png"/>
  <Override PartName="/word/media/image7.png" ContentType="image/png"/>
  <Override PartName="/word/media/image5.png" ContentType="image/png"/>
  <Override PartName="/word/media/image10.tif" ContentType="image/tiff"/>
  <Override PartName="/word/media/image1.gif" ContentType="image/gif"/>
  <Override PartName="/word/media/image6.jpeg" ContentType="image/jpeg"/>
  <Override PartName="/word/media/image4.png" ContentType="image/png"/>
  <Override PartName="/word/media/image2.jpeg" ContentType="image/jpeg"/>
  <Override PartName="/word/media/image3.png" ContentType="image/png"/>
  <Override PartName="/word/settings.xml" ContentType="application/vnd.openxmlformats-officedocument.wordprocessingml.settings+xml"/>
  <Override PartName="/word/theme/theme1.xml" ContentType="application/vnd.openxmlformats-officedocument.theme+xml"/>
  <Override PartName="/word/header1.xml" ContentType="application/vnd.openxmlformats-officedocument.wordprocessingml.header+xml"/>
  <Override PartName="/word/footnotes.xml" ContentType="application/vnd.openxmlformats-officedocument.wordprocessingml.footnotes+xml"/>
  <Override PartName="/word/footer1.xml" ContentType="application/vnd.openxmlformats-officedocument.wordprocessingml.footer+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comments.xml" ContentType="application/vnd.openxmlformats-officedocument.wordprocessingml.comments+xml"/>
  <Override PartName="/word/fontTable.xml" ContentType="application/vnd.openxmlformats-officedocument.wordprocessingml.fontTable+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sdt>
      <w:sdtPr>
        <w:docPartObj>
          <w:docPartGallery w:val="Table of Contents"/>
          <w:docPartUnique w:val="true"/>
        </w:docPartObj>
        <w:id w:val="1354865624"/>
      </w:sdtPr>
      <w:sdtContent>
        <w:p>
          <w:pPr>
            <w:pStyle w:val="Normal"/>
            <w:jc w:val="center"/>
            <w:rPr/>
          </w:pPr>
          <w:bookmarkStart w:id="0" w:name="_Toc327427759"/>
          <w:bookmarkStart w:id="1" w:name="_GoBack"/>
          <w:bookmarkEnd w:id="0"/>
          <w:bookmarkEnd w:id="1"/>
          <w:r>
            <w:rPr>
              <w:sz w:val="28"/>
            </w:rPr>
            <w:t>Contents</w:t>
          </w:r>
        </w:p>
        <w:p>
          <w:pPr>
            <w:pStyle w:val="Contents1"/>
            <w:rPr>
              <w:rFonts w:ascii="Calibri" w:hAnsi="Calibri" w:eastAsia="" w:asciiTheme="minorHAnsi" w:eastAsiaTheme="minorEastAsia" w:hAnsiTheme="minorHAnsi"/>
              <w:b w:val="false"/>
              <w:b w:val="false"/>
              <w:bCs w:val="false"/>
              <w:sz w:val="22"/>
              <w:szCs w:val="22"/>
            </w:rPr>
          </w:pPr>
          <w:r>
            <w:fldChar w:fldCharType="begin"/>
          </w:r>
          <w:r>
            <w:instrText> TOC \z \o "1-3" \u \h</w:instrText>
          </w:r>
          <w:r>
            <w:fldChar w:fldCharType="separate"/>
          </w:r>
          <w:hyperlink w:anchor="_Toc488851810">
            <w:r>
              <w:rPr>
                <w:webHidden/>
                <w:rStyle w:val="IndexLink"/>
              </w:rPr>
              <w:t>1</w:t>
            </w:r>
            <w:r>
              <w:rPr>
                <w:rStyle w:val="IndexLink"/>
                <w:rFonts w:eastAsia="" w:eastAsiaTheme="minorEastAsia"/>
                <w:b w:val="false"/>
                <w:bCs w:val="false"/>
                <w:sz w:val="22"/>
                <w:szCs w:val="22"/>
              </w:rPr>
              <w:tab/>
            </w:r>
            <w:r>
              <w:rPr>
                <w:rStyle w:val="IndexLink"/>
              </w:rPr>
              <w:t>Preamble</w:t>
            </w:r>
            <w:r>
              <w:rPr>
                <w:webHidden/>
              </w:rPr>
              <w:fldChar w:fldCharType="begin"/>
            </w:r>
            <w:r>
              <w:rPr>
                <w:webHidden/>
              </w:rPr>
              <w:instrText>PAGEREF _Toc488851810 \h</w:instrText>
            </w:r>
            <w:r>
              <w:rPr>
                <w:webHidden/>
              </w:rPr>
              <w:fldChar w:fldCharType="separate"/>
            </w:r>
            <w:r>
              <w:rPr>
                <w:rStyle w:val="IndexLink"/>
                <w:vanish w:val="false"/>
              </w:rPr>
              <w:tab/>
              <w:t>1</w:t>
            </w:r>
            <w:r>
              <w:rPr>
                <w:webHidden/>
              </w:rPr>
              <w:fldChar w:fldCharType="end"/>
            </w:r>
          </w:hyperlink>
        </w:p>
        <w:p>
          <w:pPr>
            <w:pStyle w:val="Contents1"/>
            <w:rPr>
              <w:rFonts w:ascii="Calibri" w:hAnsi="Calibri" w:eastAsia="" w:asciiTheme="minorHAnsi" w:eastAsiaTheme="minorEastAsia" w:hAnsiTheme="minorHAnsi"/>
              <w:b w:val="false"/>
              <w:b w:val="false"/>
              <w:bCs w:val="false"/>
              <w:sz w:val="22"/>
              <w:szCs w:val="22"/>
            </w:rPr>
          </w:pPr>
          <w:hyperlink w:anchor="_Toc488851811">
            <w:r>
              <w:rPr>
                <w:webHidden/>
                <w:rStyle w:val="IndexLink"/>
              </w:rPr>
              <w:t>2</w:t>
            </w:r>
            <w:r>
              <w:rPr>
                <w:rStyle w:val="IndexLink"/>
                <w:rFonts w:eastAsia="" w:eastAsiaTheme="minorEastAsia"/>
                <w:b w:val="false"/>
                <w:bCs w:val="false"/>
                <w:sz w:val="22"/>
                <w:szCs w:val="22"/>
              </w:rPr>
              <w:tab/>
            </w:r>
            <w:r>
              <w:rPr>
                <w:rStyle w:val="IndexLink"/>
              </w:rPr>
              <w:t>Objective</w:t>
            </w:r>
            <w:r>
              <w:rPr>
                <w:webHidden/>
              </w:rPr>
              <w:fldChar w:fldCharType="begin"/>
            </w:r>
            <w:r>
              <w:rPr>
                <w:webHidden/>
              </w:rPr>
              <w:instrText>PAGEREF _Toc488851811 \h</w:instrText>
            </w:r>
            <w:r>
              <w:rPr>
                <w:webHidden/>
              </w:rPr>
              <w:fldChar w:fldCharType="separate"/>
            </w:r>
            <w:r>
              <w:rPr>
                <w:rStyle w:val="IndexLink"/>
                <w:vanish w:val="false"/>
              </w:rPr>
              <w:tab/>
              <w:t>1</w:t>
            </w:r>
            <w:r>
              <w:rPr>
                <w:webHidden/>
              </w:rPr>
              <w:fldChar w:fldCharType="end"/>
            </w:r>
          </w:hyperlink>
        </w:p>
        <w:p>
          <w:pPr>
            <w:pStyle w:val="Contents1"/>
            <w:rPr>
              <w:rFonts w:ascii="Calibri" w:hAnsi="Calibri" w:eastAsia="" w:asciiTheme="minorHAnsi" w:eastAsiaTheme="minorEastAsia" w:hAnsiTheme="minorHAnsi"/>
              <w:b w:val="false"/>
              <w:b w:val="false"/>
              <w:bCs w:val="false"/>
              <w:sz w:val="22"/>
              <w:szCs w:val="22"/>
            </w:rPr>
          </w:pPr>
          <w:hyperlink w:anchor="_Toc488851812">
            <w:r>
              <w:rPr>
                <w:webHidden/>
                <w:rStyle w:val="IndexLink"/>
              </w:rPr>
              <w:t>3</w:t>
            </w:r>
            <w:r>
              <w:rPr>
                <w:rStyle w:val="IndexLink"/>
                <w:rFonts w:eastAsia="" w:eastAsiaTheme="minorEastAsia"/>
                <w:b w:val="false"/>
                <w:bCs w:val="false"/>
                <w:sz w:val="22"/>
                <w:szCs w:val="22"/>
              </w:rPr>
              <w:tab/>
            </w:r>
            <w:r>
              <w:rPr>
                <w:rStyle w:val="IndexLink"/>
              </w:rPr>
              <w:t>Expected significance</w:t>
            </w:r>
            <w:r>
              <w:rPr>
                <w:webHidden/>
              </w:rPr>
              <w:fldChar w:fldCharType="begin"/>
            </w:r>
            <w:r>
              <w:rPr>
                <w:webHidden/>
              </w:rPr>
              <w:instrText>PAGEREF _Toc488851812 \h</w:instrText>
            </w:r>
            <w:r>
              <w:rPr>
                <w:webHidden/>
              </w:rPr>
              <w:fldChar w:fldCharType="separate"/>
            </w:r>
            <w:r>
              <w:rPr>
                <w:rStyle w:val="IndexLink"/>
                <w:vanish w:val="false"/>
              </w:rPr>
              <w:tab/>
              <w:t>1</w:t>
            </w:r>
            <w:r>
              <w:rPr>
                <w:webHidden/>
              </w:rPr>
              <w:fldChar w:fldCharType="end"/>
            </w:r>
          </w:hyperlink>
        </w:p>
        <w:p>
          <w:pPr>
            <w:pStyle w:val="Contents1"/>
            <w:rPr>
              <w:rFonts w:ascii="Calibri" w:hAnsi="Calibri" w:eastAsia="" w:asciiTheme="minorHAnsi" w:eastAsiaTheme="minorEastAsia" w:hAnsiTheme="minorHAnsi"/>
              <w:b w:val="false"/>
              <w:b w:val="false"/>
              <w:bCs w:val="false"/>
              <w:sz w:val="22"/>
              <w:szCs w:val="22"/>
            </w:rPr>
          </w:pPr>
          <w:hyperlink w:anchor="_Toc488851813">
            <w:r>
              <w:rPr>
                <w:webHidden/>
                <w:rStyle w:val="IndexLink"/>
              </w:rPr>
              <w:t>4</w:t>
            </w:r>
            <w:r>
              <w:rPr>
                <w:rStyle w:val="IndexLink"/>
                <w:rFonts w:eastAsia="" w:eastAsiaTheme="minorEastAsia"/>
                <w:b w:val="false"/>
                <w:bCs w:val="false"/>
                <w:sz w:val="22"/>
                <w:szCs w:val="22"/>
              </w:rPr>
              <w:tab/>
            </w:r>
            <w:r>
              <w:rPr>
                <w:rStyle w:val="IndexLink"/>
              </w:rPr>
              <w:t>Background</w:t>
            </w:r>
            <w:r>
              <w:rPr>
                <w:webHidden/>
              </w:rPr>
              <w:fldChar w:fldCharType="begin"/>
            </w:r>
            <w:r>
              <w:rPr>
                <w:webHidden/>
              </w:rPr>
              <w:instrText>PAGEREF _Toc488851813 \h</w:instrText>
            </w:r>
            <w:r>
              <w:rPr>
                <w:webHidden/>
              </w:rPr>
              <w:fldChar w:fldCharType="separate"/>
            </w:r>
            <w:r>
              <w:rPr>
                <w:rStyle w:val="IndexLink"/>
                <w:vanish w:val="false"/>
              </w:rPr>
              <w:tab/>
              <w:t>2</w:t>
            </w:r>
            <w:r>
              <w:rPr>
                <w:webHidden/>
              </w:rPr>
              <w:fldChar w:fldCharType="end"/>
            </w:r>
          </w:hyperlink>
        </w:p>
        <w:p>
          <w:pPr>
            <w:pStyle w:val="Contents2"/>
            <w:rPr>
              <w:rFonts w:ascii="Calibri" w:hAnsi="Calibri" w:eastAsia="" w:asciiTheme="minorHAnsi" w:eastAsiaTheme="minorEastAsia" w:hAnsiTheme="minorHAnsi"/>
              <w:i w:val="false"/>
              <w:i w:val="false"/>
              <w:iCs w:val="false"/>
              <w:sz w:val="22"/>
              <w:szCs w:val="22"/>
            </w:rPr>
          </w:pPr>
          <w:hyperlink w:anchor="_Toc488851814">
            <w:r>
              <w:rPr>
                <w:webHidden/>
                <w:rStyle w:val="IndexLink"/>
              </w:rPr>
              <w:t>4.1</w:t>
            </w:r>
            <w:r>
              <w:rPr>
                <w:rStyle w:val="IndexLink"/>
                <w:rFonts w:eastAsia="" w:eastAsiaTheme="minorEastAsia"/>
                <w:i w:val="false"/>
                <w:iCs w:val="false"/>
                <w:sz w:val="22"/>
                <w:szCs w:val="22"/>
              </w:rPr>
              <w:tab/>
            </w:r>
            <w:r>
              <w:rPr>
                <w:rStyle w:val="IndexLink"/>
              </w:rPr>
              <w:t>Climate Data Records</w:t>
            </w:r>
            <w:r>
              <w:rPr>
                <w:webHidden/>
              </w:rPr>
              <w:fldChar w:fldCharType="begin"/>
            </w:r>
            <w:r>
              <w:rPr>
                <w:webHidden/>
              </w:rPr>
              <w:instrText>PAGEREF _Toc488851814 \h</w:instrText>
            </w:r>
            <w:r>
              <w:rPr>
                <w:webHidden/>
              </w:rPr>
              <w:fldChar w:fldCharType="separate"/>
            </w:r>
            <w:r>
              <w:rPr>
                <w:rStyle w:val="IndexLink"/>
                <w:vanish w:val="false"/>
              </w:rPr>
              <w:tab/>
              <w:t>2</w:t>
            </w:r>
            <w:r>
              <w:rPr>
                <w:webHidden/>
              </w:rPr>
              <w:fldChar w:fldCharType="end"/>
            </w:r>
          </w:hyperlink>
        </w:p>
        <w:p>
          <w:pPr>
            <w:pStyle w:val="Contents2"/>
            <w:rPr>
              <w:rFonts w:ascii="Calibri" w:hAnsi="Calibri" w:eastAsia="" w:asciiTheme="minorHAnsi" w:eastAsiaTheme="minorEastAsia" w:hAnsiTheme="minorHAnsi"/>
              <w:i w:val="false"/>
              <w:i w:val="false"/>
              <w:iCs w:val="false"/>
              <w:sz w:val="22"/>
              <w:szCs w:val="22"/>
            </w:rPr>
          </w:pPr>
          <w:hyperlink w:anchor="_Toc488851815">
            <w:r>
              <w:rPr>
                <w:webHidden/>
                <w:rStyle w:val="IndexLink"/>
              </w:rPr>
              <w:t>4.2</w:t>
            </w:r>
            <w:r>
              <w:rPr>
                <w:rStyle w:val="IndexLink"/>
                <w:rFonts w:eastAsia="" w:eastAsiaTheme="minorEastAsia"/>
                <w:i w:val="false"/>
                <w:iCs w:val="false"/>
                <w:sz w:val="22"/>
                <w:szCs w:val="22"/>
              </w:rPr>
              <w:tab/>
            </w:r>
            <w:r>
              <w:rPr>
                <w:rStyle w:val="IndexLink"/>
              </w:rPr>
              <w:t>Sea-surface Temperature</w:t>
            </w:r>
            <w:r>
              <w:rPr>
                <w:webHidden/>
              </w:rPr>
              <w:fldChar w:fldCharType="begin"/>
            </w:r>
            <w:r>
              <w:rPr>
                <w:webHidden/>
              </w:rPr>
              <w:instrText>PAGEREF _Toc488851815 \h</w:instrText>
            </w:r>
            <w:r>
              <w:rPr>
                <w:webHidden/>
              </w:rPr>
              <w:fldChar w:fldCharType="separate"/>
            </w:r>
            <w:r>
              <w:rPr>
                <w:rStyle w:val="IndexLink"/>
                <w:vanish w:val="false"/>
              </w:rPr>
              <w:tab/>
              <w:t>3</w:t>
            </w:r>
            <w:r>
              <w:rPr>
                <w:webHidden/>
              </w:rPr>
              <w:fldChar w:fldCharType="end"/>
            </w:r>
          </w:hyperlink>
        </w:p>
        <w:p>
          <w:pPr>
            <w:pStyle w:val="Contents3"/>
            <w:rPr>
              <w:rFonts w:ascii="Calibri" w:hAnsi="Calibri" w:eastAsia="" w:asciiTheme="minorHAnsi" w:eastAsiaTheme="minorEastAsia" w:hAnsiTheme="minorHAnsi"/>
              <w:sz w:val="22"/>
              <w:szCs w:val="22"/>
            </w:rPr>
          </w:pPr>
          <w:hyperlink w:anchor="_Toc488851816">
            <w:r>
              <w:rPr>
                <w:webHidden/>
                <w:rStyle w:val="IndexLink"/>
              </w:rPr>
              <w:t>4.2.1</w:t>
            </w:r>
            <w:r>
              <w:rPr>
                <w:rStyle w:val="IndexLink"/>
                <w:rFonts w:eastAsia="" w:eastAsiaTheme="minorEastAsia"/>
                <w:sz w:val="22"/>
                <w:szCs w:val="22"/>
              </w:rPr>
              <w:tab/>
            </w:r>
            <w:r>
              <w:rPr>
                <w:rStyle w:val="IndexLink"/>
              </w:rPr>
              <w:t>Cloud screening algorithms</w:t>
            </w:r>
            <w:r>
              <w:rPr>
                <w:webHidden/>
              </w:rPr>
              <w:fldChar w:fldCharType="begin"/>
            </w:r>
            <w:r>
              <w:rPr>
                <w:webHidden/>
              </w:rPr>
              <w:instrText>PAGEREF _Toc488851816 \h</w:instrText>
            </w:r>
            <w:r>
              <w:rPr>
                <w:webHidden/>
              </w:rPr>
              <w:fldChar w:fldCharType="separate"/>
            </w:r>
            <w:r>
              <w:rPr>
                <w:rStyle w:val="IndexLink"/>
                <w:vanish w:val="false"/>
              </w:rPr>
              <w:tab/>
              <w:t>3</w:t>
            </w:r>
            <w:r>
              <w:rPr>
                <w:webHidden/>
              </w:rPr>
              <w:fldChar w:fldCharType="end"/>
            </w:r>
          </w:hyperlink>
        </w:p>
        <w:p>
          <w:pPr>
            <w:pStyle w:val="Contents2"/>
            <w:rPr>
              <w:rFonts w:ascii="Calibri" w:hAnsi="Calibri" w:eastAsia="" w:asciiTheme="minorHAnsi" w:eastAsiaTheme="minorEastAsia" w:hAnsiTheme="minorHAnsi"/>
              <w:i w:val="false"/>
              <w:i w:val="false"/>
              <w:iCs w:val="false"/>
              <w:sz w:val="22"/>
              <w:szCs w:val="22"/>
            </w:rPr>
          </w:pPr>
          <w:hyperlink w:anchor="_Toc488851817">
            <w:r>
              <w:rPr>
                <w:webHidden/>
                <w:rStyle w:val="IndexLink"/>
              </w:rPr>
              <w:t>4.3</w:t>
            </w:r>
            <w:r>
              <w:rPr>
                <w:rStyle w:val="IndexLink"/>
                <w:rFonts w:eastAsia="" w:eastAsiaTheme="minorEastAsia"/>
                <w:i w:val="false"/>
                <w:iCs w:val="false"/>
                <w:sz w:val="22"/>
                <w:szCs w:val="22"/>
              </w:rPr>
              <w:tab/>
            </w:r>
            <w:r>
              <w:rPr>
                <w:rStyle w:val="IndexLink"/>
              </w:rPr>
              <w:t>Atmospheric correction algorithm</w:t>
            </w:r>
            <w:r>
              <w:rPr>
                <w:webHidden/>
              </w:rPr>
              <w:fldChar w:fldCharType="begin"/>
            </w:r>
            <w:r>
              <w:rPr>
                <w:webHidden/>
              </w:rPr>
              <w:instrText>PAGEREF _Toc488851817 \h</w:instrText>
            </w:r>
            <w:r>
              <w:rPr>
                <w:webHidden/>
              </w:rPr>
              <w:fldChar w:fldCharType="separate"/>
            </w:r>
            <w:r>
              <w:rPr>
                <w:rStyle w:val="IndexLink"/>
                <w:vanish w:val="false"/>
              </w:rPr>
              <w:tab/>
              <w:t>3</w:t>
            </w:r>
            <w:r>
              <w:rPr>
                <w:webHidden/>
              </w:rPr>
              <w:fldChar w:fldCharType="end"/>
            </w:r>
          </w:hyperlink>
        </w:p>
        <w:p>
          <w:pPr>
            <w:pStyle w:val="Contents1"/>
            <w:rPr>
              <w:rFonts w:ascii="Calibri" w:hAnsi="Calibri" w:eastAsia="" w:asciiTheme="minorHAnsi" w:eastAsiaTheme="minorEastAsia" w:hAnsiTheme="minorHAnsi"/>
              <w:b w:val="false"/>
              <w:b w:val="false"/>
              <w:bCs w:val="false"/>
              <w:sz w:val="22"/>
              <w:szCs w:val="22"/>
            </w:rPr>
          </w:pPr>
          <w:hyperlink w:anchor="_Toc488851818">
            <w:r>
              <w:rPr>
                <w:webHidden/>
                <w:rStyle w:val="IndexLink"/>
              </w:rPr>
              <w:t>5</w:t>
            </w:r>
            <w:r>
              <w:rPr>
                <w:rStyle w:val="IndexLink"/>
                <w:rFonts w:eastAsia="" w:eastAsiaTheme="minorEastAsia"/>
                <w:b w:val="false"/>
                <w:bCs w:val="false"/>
                <w:sz w:val="22"/>
                <w:szCs w:val="22"/>
              </w:rPr>
              <w:tab/>
            </w:r>
            <w:r>
              <w:rPr>
                <w:rStyle w:val="IndexLink"/>
              </w:rPr>
              <w:t>Technical approach and methodology</w:t>
            </w:r>
            <w:r>
              <w:rPr>
                <w:webHidden/>
              </w:rPr>
              <w:fldChar w:fldCharType="begin"/>
            </w:r>
            <w:r>
              <w:rPr>
                <w:webHidden/>
              </w:rPr>
              <w:instrText>PAGEREF _Toc488851818 \h</w:instrText>
            </w:r>
            <w:r>
              <w:rPr>
                <w:webHidden/>
              </w:rPr>
              <w:fldChar w:fldCharType="separate"/>
            </w:r>
            <w:r>
              <w:rPr>
                <w:rStyle w:val="IndexLink"/>
                <w:vanish w:val="false"/>
              </w:rPr>
              <w:tab/>
              <w:t>5</w:t>
            </w:r>
            <w:r>
              <w:rPr>
                <w:webHidden/>
              </w:rPr>
              <w:fldChar w:fldCharType="end"/>
            </w:r>
          </w:hyperlink>
        </w:p>
        <w:p>
          <w:pPr>
            <w:pStyle w:val="Contents2"/>
            <w:rPr>
              <w:rFonts w:ascii="Calibri" w:hAnsi="Calibri" w:eastAsia="" w:asciiTheme="minorHAnsi" w:eastAsiaTheme="minorEastAsia" w:hAnsiTheme="minorHAnsi"/>
              <w:i w:val="false"/>
              <w:i w:val="false"/>
              <w:iCs w:val="false"/>
              <w:sz w:val="22"/>
              <w:szCs w:val="22"/>
            </w:rPr>
          </w:pPr>
          <w:hyperlink w:anchor="_Toc488851819">
            <w:r>
              <w:rPr>
                <w:webHidden/>
                <w:rStyle w:val="IndexLink"/>
              </w:rPr>
              <w:t>5.1</w:t>
            </w:r>
            <w:r>
              <w:rPr>
                <w:rStyle w:val="IndexLink"/>
                <w:rFonts w:eastAsia="" w:eastAsiaTheme="minorEastAsia"/>
                <w:i w:val="false"/>
                <w:iCs w:val="false"/>
                <w:sz w:val="22"/>
                <w:szCs w:val="22"/>
              </w:rPr>
              <w:tab/>
            </w:r>
            <w:r>
              <w:rPr>
                <w:rStyle w:val="IndexLink"/>
              </w:rPr>
              <w:t>Objectives</w:t>
            </w:r>
            <w:r>
              <w:rPr>
                <w:webHidden/>
              </w:rPr>
              <w:fldChar w:fldCharType="begin"/>
            </w:r>
            <w:r>
              <w:rPr>
                <w:webHidden/>
              </w:rPr>
              <w:instrText>PAGEREF _Toc488851819 \h</w:instrText>
            </w:r>
            <w:r>
              <w:rPr>
                <w:webHidden/>
              </w:rPr>
              <w:fldChar w:fldCharType="separate"/>
            </w:r>
            <w:r>
              <w:rPr>
                <w:rStyle w:val="IndexLink"/>
                <w:vanish w:val="false"/>
              </w:rPr>
              <w:tab/>
              <w:t>5</w:t>
            </w:r>
            <w:r>
              <w:rPr>
                <w:webHidden/>
              </w:rPr>
              <w:fldChar w:fldCharType="end"/>
            </w:r>
          </w:hyperlink>
        </w:p>
        <w:p>
          <w:pPr>
            <w:pStyle w:val="Contents2"/>
            <w:rPr>
              <w:rFonts w:ascii="Calibri" w:hAnsi="Calibri" w:eastAsia="" w:asciiTheme="minorHAnsi" w:eastAsiaTheme="minorEastAsia" w:hAnsiTheme="minorHAnsi"/>
              <w:i w:val="false"/>
              <w:i w:val="false"/>
              <w:iCs w:val="false"/>
              <w:sz w:val="22"/>
              <w:szCs w:val="22"/>
            </w:rPr>
          </w:pPr>
          <w:hyperlink w:anchor="_Toc488851820">
            <w:r>
              <w:rPr>
                <w:webHidden/>
                <w:rStyle w:val="IndexLink"/>
              </w:rPr>
              <w:t>5.2</w:t>
            </w:r>
            <w:r>
              <w:rPr>
                <w:rStyle w:val="IndexLink"/>
                <w:rFonts w:eastAsia="" w:eastAsiaTheme="minorEastAsia"/>
                <w:i w:val="false"/>
                <w:iCs w:val="false"/>
                <w:sz w:val="22"/>
                <w:szCs w:val="22"/>
              </w:rPr>
              <w:tab/>
            </w:r>
            <w:r>
              <w:rPr>
                <w:rStyle w:val="IndexLink"/>
              </w:rPr>
              <w:t>Methodology</w:t>
            </w:r>
            <w:r>
              <w:rPr>
                <w:webHidden/>
              </w:rPr>
              <w:fldChar w:fldCharType="begin"/>
            </w:r>
            <w:r>
              <w:rPr>
                <w:webHidden/>
              </w:rPr>
              <w:instrText>PAGEREF _Toc488851820 \h</w:instrText>
            </w:r>
            <w:r>
              <w:rPr>
                <w:webHidden/>
              </w:rPr>
              <w:fldChar w:fldCharType="separate"/>
            </w:r>
            <w:r>
              <w:rPr>
                <w:rStyle w:val="IndexLink"/>
                <w:vanish w:val="false"/>
              </w:rPr>
              <w:tab/>
              <w:t>5</w:t>
            </w:r>
            <w:r>
              <w:rPr>
                <w:webHidden/>
              </w:rPr>
              <w:fldChar w:fldCharType="end"/>
            </w:r>
          </w:hyperlink>
        </w:p>
        <w:p>
          <w:pPr>
            <w:pStyle w:val="Contents3"/>
            <w:rPr>
              <w:rFonts w:ascii="Calibri" w:hAnsi="Calibri" w:eastAsia="" w:asciiTheme="minorHAnsi" w:eastAsiaTheme="minorEastAsia" w:hAnsiTheme="minorHAnsi"/>
              <w:sz w:val="22"/>
              <w:szCs w:val="22"/>
            </w:rPr>
          </w:pPr>
          <w:hyperlink w:anchor="_Toc488851821">
            <w:r>
              <w:rPr>
                <w:webHidden/>
                <w:rStyle w:val="IndexLink"/>
              </w:rPr>
              <w:t>5.2.1</w:t>
            </w:r>
            <w:r>
              <w:rPr>
                <w:rStyle w:val="IndexLink"/>
                <w:rFonts w:eastAsia="" w:eastAsiaTheme="minorEastAsia"/>
                <w:sz w:val="22"/>
                <w:szCs w:val="22"/>
              </w:rPr>
              <w:tab/>
            </w:r>
            <w:r>
              <w:rPr>
                <w:rStyle w:val="IndexLink"/>
              </w:rPr>
              <w:t>Buoy data</w:t>
            </w:r>
            <w:r>
              <w:rPr>
                <w:webHidden/>
              </w:rPr>
              <w:fldChar w:fldCharType="begin"/>
            </w:r>
            <w:r>
              <w:rPr>
                <w:webHidden/>
              </w:rPr>
              <w:instrText>PAGEREF _Toc488851821 \h</w:instrText>
            </w:r>
            <w:r>
              <w:rPr>
                <w:webHidden/>
              </w:rPr>
              <w:fldChar w:fldCharType="separate"/>
            </w:r>
            <w:r>
              <w:rPr>
                <w:rStyle w:val="IndexLink"/>
                <w:vanish w:val="false"/>
              </w:rPr>
              <w:tab/>
              <w:t>6</w:t>
            </w:r>
            <w:r>
              <w:rPr>
                <w:webHidden/>
              </w:rPr>
              <w:fldChar w:fldCharType="end"/>
            </w:r>
          </w:hyperlink>
        </w:p>
        <w:p>
          <w:pPr>
            <w:pStyle w:val="Contents3"/>
            <w:rPr>
              <w:rFonts w:ascii="Calibri" w:hAnsi="Calibri" w:eastAsia="" w:asciiTheme="minorHAnsi" w:eastAsiaTheme="minorEastAsia" w:hAnsiTheme="minorHAnsi"/>
              <w:sz w:val="22"/>
              <w:szCs w:val="22"/>
            </w:rPr>
          </w:pPr>
          <w:hyperlink w:anchor="_Toc488851822">
            <w:r>
              <w:rPr>
                <w:webHidden/>
                <w:rStyle w:val="IndexLink"/>
              </w:rPr>
              <w:t>5.2.2</w:t>
            </w:r>
            <w:r>
              <w:rPr>
                <w:rStyle w:val="IndexLink"/>
                <w:rFonts w:eastAsia="" w:eastAsiaTheme="minorEastAsia"/>
                <w:sz w:val="22"/>
                <w:szCs w:val="22"/>
              </w:rPr>
              <w:tab/>
            </w:r>
            <w:r>
              <w:rPr>
                <w:rStyle w:val="IndexLink"/>
              </w:rPr>
              <w:t>Ship radiometers</w:t>
            </w:r>
            <w:r>
              <w:rPr>
                <w:webHidden/>
              </w:rPr>
              <w:fldChar w:fldCharType="begin"/>
            </w:r>
            <w:r>
              <w:rPr>
                <w:webHidden/>
              </w:rPr>
              <w:instrText>PAGEREF _Toc488851822 \h</w:instrText>
            </w:r>
            <w:r>
              <w:rPr>
                <w:webHidden/>
              </w:rPr>
              <w:fldChar w:fldCharType="separate"/>
            </w:r>
            <w:r>
              <w:rPr>
                <w:rStyle w:val="IndexLink"/>
                <w:vanish w:val="false"/>
              </w:rPr>
              <w:tab/>
              <w:t>7</w:t>
            </w:r>
            <w:r>
              <w:rPr>
                <w:webHidden/>
              </w:rPr>
              <w:fldChar w:fldCharType="end"/>
            </w:r>
          </w:hyperlink>
        </w:p>
        <w:p>
          <w:pPr>
            <w:pStyle w:val="Contents3"/>
            <w:rPr>
              <w:rFonts w:ascii="Calibri" w:hAnsi="Calibri" w:eastAsia="" w:asciiTheme="minorHAnsi" w:eastAsiaTheme="minorEastAsia" w:hAnsiTheme="minorHAnsi"/>
              <w:sz w:val="22"/>
              <w:szCs w:val="22"/>
            </w:rPr>
          </w:pPr>
          <w:hyperlink w:anchor="_Toc488851823">
            <w:r>
              <w:rPr>
                <w:webHidden/>
                <w:rStyle w:val="IndexLink"/>
              </w:rPr>
              <w:t>5.2.3</w:t>
            </w:r>
            <w:r>
              <w:rPr>
                <w:rStyle w:val="IndexLink"/>
                <w:rFonts w:eastAsia="" w:eastAsiaTheme="minorEastAsia"/>
                <w:sz w:val="22"/>
                <w:szCs w:val="22"/>
              </w:rPr>
              <w:tab/>
            </w:r>
            <w:r>
              <w:rPr>
                <w:rStyle w:val="IndexLink"/>
              </w:rPr>
              <w:t>Matchup Data Base</w:t>
            </w:r>
            <w:r>
              <w:rPr>
                <w:webHidden/>
              </w:rPr>
              <w:fldChar w:fldCharType="begin"/>
            </w:r>
            <w:r>
              <w:rPr>
                <w:webHidden/>
              </w:rPr>
              <w:instrText>PAGEREF _Toc488851823 \h</w:instrText>
            </w:r>
            <w:r>
              <w:rPr>
                <w:webHidden/>
              </w:rPr>
              <w:fldChar w:fldCharType="separate"/>
            </w:r>
            <w:r>
              <w:rPr>
                <w:rStyle w:val="IndexLink"/>
                <w:vanish w:val="false"/>
              </w:rPr>
              <w:tab/>
              <w:t>9</w:t>
            </w:r>
            <w:r>
              <w:rPr>
                <w:webHidden/>
              </w:rPr>
              <w:fldChar w:fldCharType="end"/>
            </w:r>
          </w:hyperlink>
        </w:p>
        <w:p>
          <w:pPr>
            <w:pStyle w:val="Contents3"/>
            <w:rPr>
              <w:rFonts w:ascii="Calibri" w:hAnsi="Calibri" w:eastAsia="" w:asciiTheme="minorHAnsi" w:eastAsiaTheme="minorEastAsia" w:hAnsiTheme="minorHAnsi"/>
              <w:sz w:val="22"/>
              <w:szCs w:val="22"/>
            </w:rPr>
          </w:pPr>
          <w:hyperlink w:anchor="_Toc488851824">
            <w:r>
              <w:rPr>
                <w:webHidden/>
                <w:rStyle w:val="IndexLink"/>
              </w:rPr>
              <w:t>5.2.4</w:t>
            </w:r>
            <w:r>
              <w:rPr>
                <w:rStyle w:val="IndexLink"/>
                <w:rFonts w:eastAsia="" w:eastAsiaTheme="minorEastAsia"/>
                <w:sz w:val="22"/>
                <w:szCs w:val="22"/>
              </w:rPr>
              <w:tab/>
            </w:r>
            <w:r>
              <w:rPr>
                <w:rStyle w:val="IndexLink"/>
              </w:rPr>
              <w:t>Algorithm performance</w:t>
            </w:r>
            <w:r>
              <w:rPr>
                <w:webHidden/>
              </w:rPr>
              <w:fldChar w:fldCharType="begin"/>
            </w:r>
            <w:r>
              <w:rPr>
                <w:webHidden/>
              </w:rPr>
              <w:instrText>PAGEREF _Toc488851824 \h</w:instrText>
            </w:r>
            <w:r>
              <w:rPr>
                <w:webHidden/>
              </w:rPr>
              <w:fldChar w:fldCharType="separate"/>
            </w:r>
            <w:r>
              <w:rPr>
                <w:rStyle w:val="IndexLink"/>
                <w:vanish w:val="false"/>
              </w:rPr>
              <w:tab/>
              <w:t>10</w:t>
            </w:r>
            <w:r>
              <w:rPr>
                <w:webHidden/>
              </w:rPr>
              <w:fldChar w:fldCharType="end"/>
            </w:r>
          </w:hyperlink>
        </w:p>
        <w:p>
          <w:pPr>
            <w:pStyle w:val="Contents3"/>
            <w:rPr>
              <w:rFonts w:ascii="Calibri" w:hAnsi="Calibri" w:eastAsia="" w:asciiTheme="minorHAnsi" w:eastAsiaTheme="minorEastAsia" w:hAnsiTheme="minorHAnsi"/>
              <w:sz w:val="22"/>
              <w:szCs w:val="22"/>
            </w:rPr>
          </w:pPr>
          <w:hyperlink w:anchor="_Toc488851825">
            <w:r>
              <w:rPr>
                <w:webHidden/>
                <w:rStyle w:val="IndexLink"/>
              </w:rPr>
              <w:t>5.2.5</w:t>
            </w:r>
            <w:r>
              <w:rPr>
                <w:rStyle w:val="IndexLink"/>
                <w:rFonts w:eastAsia="" w:eastAsiaTheme="minorEastAsia"/>
                <w:sz w:val="22"/>
                <w:szCs w:val="22"/>
              </w:rPr>
              <w:tab/>
            </w:r>
            <w:r>
              <w:rPr>
                <w:rStyle w:val="IndexLink"/>
              </w:rPr>
              <w:t>Algorithm improvements</w:t>
            </w:r>
            <w:r>
              <w:rPr>
                <w:webHidden/>
              </w:rPr>
              <w:fldChar w:fldCharType="begin"/>
            </w:r>
            <w:r>
              <w:rPr>
                <w:webHidden/>
              </w:rPr>
              <w:instrText>PAGEREF _Toc488851825 \h</w:instrText>
            </w:r>
            <w:r>
              <w:rPr>
                <w:webHidden/>
              </w:rPr>
              <w:fldChar w:fldCharType="separate"/>
            </w:r>
            <w:r>
              <w:rPr>
                <w:rStyle w:val="IndexLink"/>
                <w:vanish w:val="false"/>
              </w:rPr>
              <w:tab/>
              <w:t>10</w:t>
            </w:r>
            <w:r>
              <w:rPr>
                <w:webHidden/>
              </w:rPr>
              <w:fldChar w:fldCharType="end"/>
            </w:r>
          </w:hyperlink>
        </w:p>
        <w:p>
          <w:pPr>
            <w:pStyle w:val="Contents3"/>
            <w:rPr>
              <w:rFonts w:ascii="Calibri" w:hAnsi="Calibri" w:eastAsia="" w:asciiTheme="minorHAnsi" w:eastAsiaTheme="minorEastAsia" w:hAnsiTheme="minorHAnsi"/>
              <w:sz w:val="22"/>
              <w:szCs w:val="22"/>
            </w:rPr>
          </w:pPr>
          <w:hyperlink w:anchor="_Toc488851826">
            <w:r>
              <w:rPr>
                <w:webHidden/>
                <w:rStyle w:val="IndexLink"/>
              </w:rPr>
              <w:t>5.2.6</w:t>
            </w:r>
            <w:r>
              <w:rPr>
                <w:rStyle w:val="IndexLink"/>
                <w:rFonts w:eastAsia="" w:eastAsiaTheme="minorEastAsia"/>
                <w:sz w:val="22"/>
                <w:szCs w:val="22"/>
              </w:rPr>
              <w:tab/>
            </w:r>
            <w:r>
              <w:rPr>
                <w:rStyle w:val="IndexLink"/>
              </w:rPr>
              <w:t>Update retrieval uncertainties</w:t>
            </w:r>
            <w:r>
              <w:rPr>
                <w:webHidden/>
              </w:rPr>
              <w:fldChar w:fldCharType="begin"/>
            </w:r>
            <w:r>
              <w:rPr>
                <w:webHidden/>
              </w:rPr>
              <w:instrText>PAGEREF _Toc488851826 \h</w:instrText>
            </w:r>
            <w:r>
              <w:rPr>
                <w:webHidden/>
              </w:rPr>
              <w:fldChar w:fldCharType="separate"/>
            </w:r>
            <w:r>
              <w:rPr>
                <w:rStyle w:val="IndexLink"/>
                <w:vanish w:val="false"/>
              </w:rPr>
              <w:tab/>
              <w:t>10</w:t>
            </w:r>
            <w:r>
              <w:rPr>
                <w:webHidden/>
              </w:rPr>
              <w:fldChar w:fldCharType="end"/>
            </w:r>
          </w:hyperlink>
        </w:p>
        <w:p>
          <w:pPr>
            <w:pStyle w:val="Contents3"/>
            <w:rPr>
              <w:rFonts w:ascii="Calibri" w:hAnsi="Calibri" w:eastAsia="" w:asciiTheme="minorHAnsi" w:eastAsiaTheme="minorEastAsia" w:hAnsiTheme="minorHAnsi"/>
              <w:sz w:val="22"/>
              <w:szCs w:val="22"/>
            </w:rPr>
          </w:pPr>
          <w:hyperlink w:anchor="_Toc488851827">
            <w:r>
              <w:rPr>
                <w:webHidden/>
                <w:rStyle w:val="IndexLink"/>
              </w:rPr>
              <w:t>5.2.7</w:t>
            </w:r>
            <w:r>
              <w:rPr>
                <w:rStyle w:val="IndexLink"/>
                <w:rFonts w:eastAsia="" w:eastAsiaTheme="minorEastAsia"/>
                <w:sz w:val="22"/>
                <w:szCs w:val="22"/>
              </w:rPr>
              <w:tab/>
            </w:r>
            <w:r>
              <w:rPr>
                <w:rStyle w:val="IndexLink"/>
              </w:rPr>
              <w:t>Transition results to OBPG and the JPL PO.DAAC</w:t>
            </w:r>
            <w:r>
              <w:rPr>
                <w:webHidden/>
              </w:rPr>
              <w:fldChar w:fldCharType="begin"/>
            </w:r>
            <w:r>
              <w:rPr>
                <w:webHidden/>
              </w:rPr>
              <w:instrText>PAGEREF _Toc488851827 \h</w:instrText>
            </w:r>
            <w:r>
              <w:rPr>
                <w:webHidden/>
              </w:rPr>
              <w:fldChar w:fldCharType="separate"/>
            </w:r>
            <w:r>
              <w:rPr>
                <w:rStyle w:val="IndexLink"/>
                <w:vanish w:val="false"/>
              </w:rPr>
              <w:tab/>
              <w:t>11</w:t>
            </w:r>
            <w:r>
              <w:rPr>
                <w:webHidden/>
              </w:rPr>
              <w:fldChar w:fldCharType="end"/>
            </w:r>
          </w:hyperlink>
        </w:p>
        <w:p>
          <w:pPr>
            <w:pStyle w:val="Contents3"/>
            <w:rPr>
              <w:rFonts w:ascii="Calibri" w:hAnsi="Calibri" w:eastAsia="" w:asciiTheme="minorHAnsi" w:eastAsiaTheme="minorEastAsia" w:hAnsiTheme="minorHAnsi"/>
              <w:sz w:val="22"/>
              <w:szCs w:val="22"/>
            </w:rPr>
          </w:pPr>
          <w:hyperlink w:anchor="_Toc488851828">
            <w:r>
              <w:rPr>
                <w:webHidden/>
                <w:rStyle w:val="IndexLink"/>
              </w:rPr>
              <w:t>5.2.8</w:t>
            </w:r>
            <w:r>
              <w:rPr>
                <w:rStyle w:val="IndexLink"/>
                <w:rFonts w:eastAsia="" w:eastAsiaTheme="minorEastAsia"/>
                <w:sz w:val="22"/>
                <w:szCs w:val="22"/>
              </w:rPr>
              <w:tab/>
            </w:r>
            <w:r>
              <w:rPr>
                <w:rStyle w:val="IndexLink"/>
              </w:rPr>
              <w:t>Climate Data Records of SST</w:t>
            </w:r>
            <w:r>
              <w:rPr>
                <w:webHidden/>
              </w:rPr>
              <w:fldChar w:fldCharType="begin"/>
            </w:r>
            <w:r>
              <w:rPr>
                <w:webHidden/>
              </w:rPr>
              <w:instrText>PAGEREF _Toc488851828 \h</w:instrText>
            </w:r>
            <w:r>
              <w:rPr>
                <w:webHidden/>
              </w:rPr>
              <w:fldChar w:fldCharType="separate"/>
            </w:r>
            <w:r>
              <w:rPr>
                <w:rStyle w:val="IndexLink"/>
                <w:vanish w:val="false"/>
              </w:rPr>
              <w:tab/>
              <w:t>11</w:t>
            </w:r>
            <w:r>
              <w:rPr>
                <w:webHidden/>
              </w:rPr>
              <w:fldChar w:fldCharType="end"/>
            </w:r>
          </w:hyperlink>
        </w:p>
        <w:p>
          <w:pPr>
            <w:pStyle w:val="Contents2"/>
            <w:rPr>
              <w:rFonts w:ascii="Calibri" w:hAnsi="Calibri" w:eastAsia="" w:asciiTheme="minorHAnsi" w:eastAsiaTheme="minorEastAsia" w:hAnsiTheme="minorHAnsi"/>
              <w:i w:val="false"/>
              <w:i w:val="false"/>
              <w:iCs w:val="false"/>
              <w:sz w:val="22"/>
              <w:szCs w:val="22"/>
            </w:rPr>
          </w:pPr>
          <w:hyperlink w:anchor="_Toc488851829">
            <w:r>
              <w:rPr>
                <w:webHidden/>
                <w:rStyle w:val="IndexLink"/>
              </w:rPr>
              <w:t>5.3</w:t>
            </w:r>
            <w:r>
              <w:rPr>
                <w:rStyle w:val="IndexLink"/>
                <w:rFonts w:eastAsia="" w:eastAsiaTheme="minorEastAsia"/>
                <w:i w:val="false"/>
                <w:iCs w:val="false"/>
                <w:sz w:val="22"/>
                <w:szCs w:val="22"/>
              </w:rPr>
              <w:tab/>
            </w:r>
            <w:r>
              <w:rPr>
                <w:rStyle w:val="IndexLink"/>
              </w:rPr>
              <w:t>Critical Facilities and Resources</w:t>
            </w:r>
            <w:r>
              <w:rPr>
                <w:webHidden/>
              </w:rPr>
              <w:fldChar w:fldCharType="begin"/>
            </w:r>
            <w:r>
              <w:rPr>
                <w:webHidden/>
              </w:rPr>
              <w:instrText>PAGEREF _Toc488851829 \h</w:instrText>
            </w:r>
            <w:r>
              <w:rPr>
                <w:webHidden/>
              </w:rPr>
              <w:fldChar w:fldCharType="separate"/>
            </w:r>
            <w:r>
              <w:rPr>
                <w:rStyle w:val="IndexLink"/>
                <w:vanish w:val="false"/>
              </w:rPr>
              <w:tab/>
              <w:t>11</w:t>
            </w:r>
            <w:r>
              <w:rPr>
                <w:webHidden/>
              </w:rPr>
              <w:fldChar w:fldCharType="end"/>
            </w:r>
          </w:hyperlink>
        </w:p>
        <w:p>
          <w:pPr>
            <w:pStyle w:val="Contents3"/>
            <w:rPr>
              <w:rFonts w:ascii="Calibri" w:hAnsi="Calibri" w:eastAsia="" w:asciiTheme="minorHAnsi" w:eastAsiaTheme="minorEastAsia" w:hAnsiTheme="minorHAnsi"/>
              <w:sz w:val="22"/>
              <w:szCs w:val="22"/>
            </w:rPr>
          </w:pPr>
          <w:hyperlink w:anchor="_Toc488851830">
            <w:r>
              <w:rPr>
                <w:webHidden/>
                <w:rStyle w:val="IndexLink"/>
              </w:rPr>
              <w:t>5.3.1</w:t>
            </w:r>
            <w:r>
              <w:rPr>
                <w:rStyle w:val="IndexLink"/>
                <w:rFonts w:eastAsia="" w:eastAsiaTheme="minorEastAsia"/>
                <w:sz w:val="22"/>
                <w:szCs w:val="22"/>
              </w:rPr>
              <w:tab/>
            </w:r>
            <w:r>
              <w:rPr>
                <w:rStyle w:val="IndexLink"/>
              </w:rPr>
              <w:t>Marine-Atmospheric Emitted Radiance Interferometer (M-AERI)</w:t>
            </w:r>
            <w:r>
              <w:rPr>
                <w:webHidden/>
              </w:rPr>
              <w:fldChar w:fldCharType="begin"/>
            </w:r>
            <w:r>
              <w:rPr>
                <w:webHidden/>
              </w:rPr>
              <w:instrText>PAGEREF _Toc488851830 \h</w:instrText>
            </w:r>
            <w:r>
              <w:rPr>
                <w:webHidden/>
              </w:rPr>
              <w:fldChar w:fldCharType="separate"/>
            </w:r>
            <w:r>
              <w:rPr>
                <w:rStyle w:val="IndexLink"/>
                <w:vanish w:val="false"/>
              </w:rPr>
              <w:tab/>
              <w:t>11</w:t>
            </w:r>
            <w:r>
              <w:rPr>
                <w:webHidden/>
              </w:rPr>
              <w:fldChar w:fldCharType="end"/>
            </w:r>
          </w:hyperlink>
        </w:p>
        <w:p>
          <w:pPr>
            <w:pStyle w:val="Contents3"/>
            <w:rPr>
              <w:rFonts w:ascii="Calibri" w:hAnsi="Calibri" w:eastAsia="" w:asciiTheme="minorHAnsi" w:eastAsiaTheme="minorEastAsia" w:hAnsiTheme="minorHAnsi"/>
              <w:sz w:val="22"/>
              <w:szCs w:val="22"/>
            </w:rPr>
          </w:pPr>
          <w:hyperlink w:anchor="_Toc488851831">
            <w:r>
              <w:rPr>
                <w:webHidden/>
                <w:rStyle w:val="IndexLink"/>
              </w:rPr>
              <w:t>5.3.2</w:t>
            </w:r>
            <w:r>
              <w:rPr>
                <w:rStyle w:val="IndexLink"/>
                <w:rFonts w:eastAsia="" w:eastAsiaTheme="minorEastAsia"/>
                <w:sz w:val="22"/>
                <w:szCs w:val="22"/>
              </w:rPr>
              <w:tab/>
            </w:r>
            <w:r>
              <w:rPr>
                <w:rStyle w:val="IndexLink"/>
              </w:rPr>
              <w:t>ISAR</w:t>
            </w:r>
            <w:r>
              <w:rPr>
                <w:webHidden/>
              </w:rPr>
              <w:fldChar w:fldCharType="begin"/>
            </w:r>
            <w:r>
              <w:rPr>
                <w:webHidden/>
              </w:rPr>
              <w:instrText>PAGEREF _Toc488851831 \h</w:instrText>
            </w:r>
            <w:r>
              <w:rPr>
                <w:webHidden/>
              </w:rPr>
              <w:fldChar w:fldCharType="separate"/>
            </w:r>
            <w:r>
              <w:rPr>
                <w:rStyle w:val="IndexLink"/>
                <w:vanish w:val="false"/>
              </w:rPr>
              <w:tab/>
              <w:t>11</w:t>
            </w:r>
            <w:r>
              <w:rPr>
                <w:webHidden/>
              </w:rPr>
              <w:fldChar w:fldCharType="end"/>
            </w:r>
          </w:hyperlink>
        </w:p>
        <w:p>
          <w:pPr>
            <w:pStyle w:val="Contents3"/>
            <w:rPr>
              <w:rFonts w:ascii="Calibri" w:hAnsi="Calibri" w:eastAsia="" w:asciiTheme="minorHAnsi" w:eastAsiaTheme="minorEastAsia" w:hAnsiTheme="minorHAnsi"/>
              <w:sz w:val="22"/>
              <w:szCs w:val="22"/>
            </w:rPr>
          </w:pPr>
          <w:hyperlink w:anchor="_Toc488851832">
            <w:r>
              <w:rPr>
                <w:webHidden/>
                <w:rStyle w:val="IndexLink"/>
              </w:rPr>
              <w:t>5.3.3</w:t>
            </w:r>
            <w:r>
              <w:rPr>
                <w:rStyle w:val="IndexLink"/>
                <w:rFonts w:eastAsia="" w:eastAsiaTheme="minorEastAsia"/>
                <w:sz w:val="22"/>
                <w:szCs w:val="22"/>
              </w:rPr>
              <w:tab/>
            </w:r>
            <w:r>
              <w:rPr>
                <w:rStyle w:val="IndexLink"/>
              </w:rPr>
              <w:t>MODIS Matchup Data bases</w:t>
            </w:r>
            <w:r>
              <w:rPr>
                <w:webHidden/>
              </w:rPr>
              <w:fldChar w:fldCharType="begin"/>
            </w:r>
            <w:r>
              <w:rPr>
                <w:webHidden/>
              </w:rPr>
              <w:instrText>PAGEREF _Toc488851832 \h</w:instrText>
            </w:r>
            <w:r>
              <w:rPr>
                <w:webHidden/>
              </w:rPr>
              <w:fldChar w:fldCharType="separate"/>
            </w:r>
            <w:r>
              <w:rPr>
                <w:rStyle w:val="IndexLink"/>
                <w:vanish w:val="false"/>
              </w:rPr>
              <w:tab/>
              <w:t>12</w:t>
            </w:r>
            <w:r>
              <w:rPr>
                <w:webHidden/>
              </w:rPr>
              <w:fldChar w:fldCharType="end"/>
            </w:r>
          </w:hyperlink>
        </w:p>
        <w:p>
          <w:pPr>
            <w:pStyle w:val="Contents2"/>
            <w:rPr>
              <w:rFonts w:ascii="Calibri" w:hAnsi="Calibri" w:eastAsia="" w:asciiTheme="minorHAnsi" w:eastAsiaTheme="minorEastAsia" w:hAnsiTheme="minorHAnsi"/>
              <w:i w:val="false"/>
              <w:i w:val="false"/>
              <w:iCs w:val="false"/>
              <w:sz w:val="22"/>
              <w:szCs w:val="22"/>
            </w:rPr>
          </w:pPr>
          <w:hyperlink w:anchor="_Toc488851833">
            <w:r>
              <w:rPr>
                <w:webHidden/>
                <w:rStyle w:val="IndexLink"/>
              </w:rPr>
              <w:t>5.4</w:t>
            </w:r>
            <w:r>
              <w:rPr>
                <w:rStyle w:val="IndexLink"/>
                <w:rFonts w:eastAsia="" w:eastAsiaTheme="minorEastAsia"/>
                <w:i w:val="false"/>
                <w:iCs w:val="false"/>
                <w:sz w:val="22"/>
                <w:szCs w:val="22"/>
              </w:rPr>
              <w:tab/>
            </w:r>
            <w:r>
              <w:rPr>
                <w:rStyle w:val="IndexLink"/>
              </w:rPr>
              <w:t>Analysis approach</w:t>
            </w:r>
            <w:r>
              <w:rPr>
                <w:webHidden/>
              </w:rPr>
              <w:fldChar w:fldCharType="begin"/>
            </w:r>
            <w:r>
              <w:rPr>
                <w:webHidden/>
              </w:rPr>
              <w:instrText>PAGEREF _Toc488851833 \h</w:instrText>
            </w:r>
            <w:r>
              <w:rPr>
                <w:webHidden/>
              </w:rPr>
              <w:fldChar w:fldCharType="separate"/>
            </w:r>
            <w:r>
              <w:rPr>
                <w:rStyle w:val="IndexLink"/>
                <w:vanish w:val="false"/>
              </w:rPr>
              <w:tab/>
              <w:t>12</w:t>
            </w:r>
            <w:r>
              <w:rPr>
                <w:webHidden/>
              </w:rPr>
              <w:fldChar w:fldCharType="end"/>
            </w:r>
          </w:hyperlink>
        </w:p>
        <w:p>
          <w:pPr>
            <w:pStyle w:val="Contents2"/>
            <w:rPr>
              <w:rFonts w:ascii="Calibri" w:hAnsi="Calibri" w:eastAsia="" w:asciiTheme="minorHAnsi" w:eastAsiaTheme="minorEastAsia" w:hAnsiTheme="minorHAnsi"/>
              <w:i w:val="false"/>
              <w:i w:val="false"/>
              <w:iCs w:val="false"/>
              <w:sz w:val="22"/>
              <w:szCs w:val="22"/>
            </w:rPr>
          </w:pPr>
          <w:hyperlink w:anchor="_Toc488851834">
            <w:r>
              <w:rPr>
                <w:webHidden/>
                <w:rStyle w:val="IndexLink"/>
              </w:rPr>
              <w:t>5.5</w:t>
            </w:r>
            <w:r>
              <w:rPr>
                <w:rStyle w:val="IndexLink"/>
                <w:rFonts w:eastAsia="" w:eastAsiaTheme="minorEastAsia"/>
                <w:i w:val="false"/>
                <w:iCs w:val="false"/>
                <w:sz w:val="22"/>
                <w:szCs w:val="22"/>
              </w:rPr>
              <w:tab/>
            </w:r>
            <w:r>
              <w:rPr>
                <w:rStyle w:val="IndexLink"/>
              </w:rPr>
              <w:t>Assessment of accuracy</w:t>
            </w:r>
            <w:r>
              <w:rPr>
                <w:webHidden/>
              </w:rPr>
              <w:fldChar w:fldCharType="begin"/>
            </w:r>
            <w:r>
              <w:rPr>
                <w:webHidden/>
              </w:rPr>
              <w:instrText>PAGEREF _Toc488851834 \h</w:instrText>
            </w:r>
            <w:r>
              <w:rPr>
                <w:webHidden/>
              </w:rPr>
              <w:fldChar w:fldCharType="separate"/>
            </w:r>
            <w:r>
              <w:rPr>
                <w:rStyle w:val="IndexLink"/>
                <w:vanish w:val="false"/>
              </w:rPr>
              <w:tab/>
              <w:t>12</w:t>
            </w:r>
            <w:r>
              <w:rPr>
                <w:webHidden/>
              </w:rPr>
              <w:fldChar w:fldCharType="end"/>
            </w:r>
          </w:hyperlink>
        </w:p>
        <w:p>
          <w:pPr>
            <w:pStyle w:val="Contents2"/>
            <w:rPr>
              <w:rFonts w:ascii="Calibri" w:hAnsi="Calibri" w:eastAsia="" w:asciiTheme="minorHAnsi" w:eastAsiaTheme="minorEastAsia" w:hAnsiTheme="minorHAnsi"/>
              <w:i w:val="false"/>
              <w:i w:val="false"/>
              <w:iCs w:val="false"/>
              <w:sz w:val="22"/>
              <w:szCs w:val="22"/>
            </w:rPr>
          </w:pPr>
          <w:hyperlink w:anchor="_Toc488851835">
            <w:r>
              <w:rPr>
                <w:webHidden/>
                <w:rStyle w:val="IndexLink"/>
              </w:rPr>
              <w:t>5.6</w:t>
            </w:r>
            <w:r>
              <w:rPr>
                <w:rStyle w:val="IndexLink"/>
                <w:rFonts w:eastAsia="" w:eastAsiaTheme="minorEastAsia"/>
                <w:i w:val="false"/>
                <w:iCs w:val="false"/>
                <w:sz w:val="22"/>
                <w:szCs w:val="22"/>
              </w:rPr>
              <w:tab/>
            </w:r>
            <w:r>
              <w:rPr>
                <w:rStyle w:val="IndexLink"/>
              </w:rPr>
              <w:t>Work Plan</w:t>
            </w:r>
            <w:r>
              <w:rPr>
                <w:webHidden/>
              </w:rPr>
              <w:fldChar w:fldCharType="begin"/>
            </w:r>
            <w:r>
              <w:rPr>
                <w:webHidden/>
              </w:rPr>
              <w:instrText>PAGEREF _Toc488851835 \h</w:instrText>
            </w:r>
            <w:r>
              <w:rPr>
                <w:webHidden/>
              </w:rPr>
              <w:fldChar w:fldCharType="separate"/>
            </w:r>
            <w:r>
              <w:rPr>
                <w:rStyle w:val="IndexLink"/>
                <w:vanish w:val="false"/>
              </w:rPr>
              <w:tab/>
              <w:t>12</w:t>
            </w:r>
            <w:r>
              <w:rPr>
                <w:webHidden/>
              </w:rPr>
              <w:fldChar w:fldCharType="end"/>
            </w:r>
          </w:hyperlink>
        </w:p>
        <w:p>
          <w:pPr>
            <w:pStyle w:val="Contents1"/>
            <w:rPr>
              <w:rFonts w:ascii="Calibri" w:hAnsi="Calibri" w:eastAsia="" w:asciiTheme="minorHAnsi" w:eastAsiaTheme="minorEastAsia" w:hAnsiTheme="minorHAnsi"/>
              <w:b w:val="false"/>
              <w:b w:val="false"/>
              <w:bCs w:val="false"/>
              <w:sz w:val="22"/>
              <w:szCs w:val="22"/>
            </w:rPr>
          </w:pPr>
          <w:hyperlink w:anchor="_Toc488851836">
            <w:r>
              <w:rPr>
                <w:webHidden/>
                <w:rStyle w:val="IndexLink"/>
              </w:rPr>
              <w:t>6</w:t>
            </w:r>
            <w:r>
              <w:rPr>
                <w:rStyle w:val="IndexLink"/>
                <w:rFonts w:eastAsia="" w:eastAsiaTheme="minorEastAsia"/>
                <w:b w:val="false"/>
                <w:bCs w:val="false"/>
                <w:sz w:val="22"/>
                <w:szCs w:val="22"/>
              </w:rPr>
              <w:tab/>
            </w:r>
            <w:r>
              <w:rPr>
                <w:rStyle w:val="IndexLink"/>
              </w:rPr>
              <w:t>Impact of proposed work to the state of knowledge in the field</w:t>
            </w:r>
            <w:r>
              <w:rPr>
                <w:webHidden/>
              </w:rPr>
              <w:fldChar w:fldCharType="begin"/>
            </w:r>
            <w:r>
              <w:rPr>
                <w:webHidden/>
              </w:rPr>
              <w:instrText>PAGEREF _Toc488851836 \h</w:instrText>
            </w:r>
            <w:r>
              <w:rPr>
                <w:webHidden/>
              </w:rPr>
              <w:fldChar w:fldCharType="separate"/>
            </w:r>
            <w:r>
              <w:rPr>
                <w:rStyle w:val="IndexLink"/>
                <w:vanish w:val="false"/>
              </w:rPr>
              <w:tab/>
              <w:t>12</w:t>
            </w:r>
            <w:r>
              <w:rPr>
                <w:webHidden/>
              </w:rPr>
              <w:fldChar w:fldCharType="end"/>
            </w:r>
          </w:hyperlink>
        </w:p>
        <w:p>
          <w:pPr>
            <w:pStyle w:val="Contents1"/>
            <w:rPr>
              <w:rFonts w:ascii="Calibri" w:hAnsi="Calibri" w:eastAsia="" w:asciiTheme="minorHAnsi" w:eastAsiaTheme="minorEastAsia" w:hAnsiTheme="minorHAnsi"/>
              <w:b w:val="false"/>
              <w:b w:val="false"/>
              <w:bCs w:val="false"/>
              <w:sz w:val="22"/>
              <w:szCs w:val="22"/>
            </w:rPr>
          </w:pPr>
          <w:hyperlink w:anchor="_Toc488851837">
            <w:r>
              <w:rPr>
                <w:webHidden/>
                <w:rStyle w:val="IndexLink"/>
              </w:rPr>
              <w:t>7</w:t>
            </w:r>
            <w:r>
              <w:rPr>
                <w:rStyle w:val="IndexLink"/>
                <w:rFonts w:eastAsia="" w:eastAsiaTheme="minorEastAsia"/>
                <w:b w:val="false"/>
                <w:bCs w:val="false"/>
                <w:sz w:val="22"/>
                <w:szCs w:val="22"/>
              </w:rPr>
              <w:tab/>
            </w:r>
            <w:r>
              <w:rPr>
                <w:rStyle w:val="IndexLink"/>
              </w:rPr>
              <w:t>Related research</w:t>
            </w:r>
            <w:r>
              <w:rPr>
                <w:webHidden/>
              </w:rPr>
              <w:fldChar w:fldCharType="begin"/>
            </w:r>
            <w:r>
              <w:rPr>
                <w:webHidden/>
              </w:rPr>
              <w:instrText>PAGEREF _Toc488851837 \h</w:instrText>
            </w:r>
            <w:r>
              <w:rPr>
                <w:webHidden/>
              </w:rPr>
              <w:fldChar w:fldCharType="separate"/>
            </w:r>
            <w:r>
              <w:rPr>
                <w:rStyle w:val="IndexLink"/>
                <w:vanish w:val="false"/>
              </w:rPr>
              <w:tab/>
              <w:t>12</w:t>
            </w:r>
            <w:r>
              <w:rPr>
                <w:webHidden/>
              </w:rPr>
              <w:fldChar w:fldCharType="end"/>
            </w:r>
          </w:hyperlink>
        </w:p>
        <w:p>
          <w:pPr>
            <w:pStyle w:val="Contents1"/>
            <w:rPr>
              <w:rFonts w:ascii="Calibri" w:hAnsi="Calibri" w:eastAsia="" w:asciiTheme="minorHAnsi" w:eastAsiaTheme="minorEastAsia" w:hAnsiTheme="minorHAnsi"/>
              <w:b w:val="false"/>
              <w:b w:val="false"/>
              <w:bCs w:val="false"/>
              <w:sz w:val="22"/>
              <w:szCs w:val="22"/>
            </w:rPr>
          </w:pPr>
          <w:hyperlink w:anchor="_Toc488851838">
            <w:r>
              <w:rPr>
                <w:webHidden/>
                <w:rStyle w:val="IndexLink"/>
              </w:rPr>
              <w:t>8</w:t>
            </w:r>
            <w:r>
              <w:rPr>
                <w:rStyle w:val="IndexLink"/>
                <w:rFonts w:eastAsia="" w:eastAsiaTheme="minorEastAsia"/>
                <w:b w:val="false"/>
                <w:bCs w:val="false"/>
                <w:sz w:val="22"/>
                <w:szCs w:val="22"/>
              </w:rPr>
              <w:tab/>
            </w:r>
            <w:r>
              <w:rPr>
                <w:rStyle w:val="IndexLink"/>
              </w:rPr>
              <w:t>Relevance of proposed work to NASA programs</w:t>
            </w:r>
            <w:r>
              <w:rPr>
                <w:webHidden/>
              </w:rPr>
              <w:fldChar w:fldCharType="begin"/>
            </w:r>
            <w:r>
              <w:rPr>
                <w:webHidden/>
              </w:rPr>
              <w:instrText>PAGEREF _Toc488851838 \h</w:instrText>
            </w:r>
            <w:r>
              <w:rPr>
                <w:webHidden/>
              </w:rPr>
              <w:fldChar w:fldCharType="separate"/>
            </w:r>
            <w:r>
              <w:rPr>
                <w:rStyle w:val="IndexLink"/>
                <w:vanish w:val="false"/>
              </w:rPr>
              <w:tab/>
              <w:t>13</w:t>
            </w:r>
            <w:r>
              <w:rPr>
                <w:webHidden/>
              </w:rPr>
              <w:fldChar w:fldCharType="end"/>
            </w:r>
          </w:hyperlink>
        </w:p>
        <w:p>
          <w:pPr>
            <w:pStyle w:val="Contents1"/>
            <w:rPr>
              <w:rFonts w:ascii="Calibri" w:hAnsi="Calibri" w:eastAsia="" w:asciiTheme="minorHAnsi" w:eastAsiaTheme="minorEastAsia" w:hAnsiTheme="minorHAnsi"/>
              <w:b w:val="false"/>
              <w:b w:val="false"/>
              <w:bCs w:val="false"/>
              <w:sz w:val="22"/>
              <w:szCs w:val="22"/>
            </w:rPr>
          </w:pPr>
          <w:hyperlink w:anchor="_Toc488851839">
            <w:r>
              <w:rPr>
                <w:webHidden/>
                <w:rStyle w:val="IndexLink"/>
              </w:rPr>
              <w:t>9</w:t>
            </w:r>
            <w:r>
              <w:rPr>
                <w:rStyle w:val="IndexLink"/>
                <w:rFonts w:eastAsia="" w:eastAsiaTheme="minorEastAsia"/>
                <w:b w:val="false"/>
                <w:bCs w:val="false"/>
                <w:sz w:val="22"/>
                <w:szCs w:val="22"/>
              </w:rPr>
              <w:tab/>
            </w:r>
            <w:r>
              <w:rPr>
                <w:rStyle w:val="IndexLink"/>
              </w:rPr>
              <w:t>Data Management and stewardship.</w:t>
            </w:r>
            <w:r>
              <w:rPr>
                <w:webHidden/>
              </w:rPr>
              <w:fldChar w:fldCharType="begin"/>
            </w:r>
            <w:r>
              <w:rPr>
                <w:webHidden/>
              </w:rPr>
              <w:instrText>PAGEREF _Toc488851839 \h</w:instrText>
            </w:r>
            <w:r>
              <w:rPr>
                <w:webHidden/>
              </w:rPr>
              <w:fldChar w:fldCharType="separate"/>
            </w:r>
            <w:r>
              <w:rPr>
                <w:rStyle w:val="IndexLink"/>
                <w:vanish w:val="false"/>
              </w:rPr>
              <w:tab/>
              <w:t>13</w:t>
            </w:r>
            <w:r>
              <w:rPr>
                <w:webHidden/>
              </w:rPr>
              <w:fldChar w:fldCharType="end"/>
            </w:r>
          </w:hyperlink>
        </w:p>
        <w:p>
          <w:pPr>
            <w:pStyle w:val="Contents1"/>
            <w:rPr>
              <w:rFonts w:ascii="Calibri" w:hAnsi="Calibri" w:eastAsia="" w:asciiTheme="minorHAnsi" w:eastAsiaTheme="minorEastAsia" w:hAnsiTheme="minorHAnsi"/>
              <w:b w:val="false"/>
              <w:b w:val="false"/>
              <w:bCs w:val="false"/>
              <w:sz w:val="22"/>
              <w:szCs w:val="22"/>
            </w:rPr>
          </w:pPr>
          <w:hyperlink w:anchor="_Toc488851840">
            <w:r>
              <w:rPr>
                <w:webHidden/>
                <w:rStyle w:val="IndexLink"/>
              </w:rPr>
              <w:t>10</w:t>
            </w:r>
            <w:r>
              <w:rPr>
                <w:rStyle w:val="IndexLink"/>
                <w:rFonts w:eastAsia="" w:eastAsiaTheme="minorEastAsia"/>
                <w:b w:val="false"/>
                <w:bCs w:val="false"/>
                <w:sz w:val="22"/>
                <w:szCs w:val="22"/>
              </w:rPr>
              <w:tab/>
            </w:r>
            <w:r>
              <w:rPr>
                <w:rStyle w:val="IndexLink"/>
              </w:rPr>
              <w:t>References</w:t>
            </w:r>
            <w:r>
              <w:rPr>
                <w:webHidden/>
              </w:rPr>
              <w:fldChar w:fldCharType="begin"/>
            </w:r>
            <w:r>
              <w:rPr>
                <w:webHidden/>
              </w:rPr>
              <w:instrText>PAGEREF _Toc488851840 \h</w:instrText>
            </w:r>
            <w:r>
              <w:rPr>
                <w:webHidden/>
              </w:rPr>
              <w:fldChar w:fldCharType="separate"/>
            </w:r>
            <w:r>
              <w:rPr>
                <w:rStyle w:val="IndexLink"/>
                <w:vanish w:val="false"/>
              </w:rPr>
              <w:tab/>
              <w:t>16</w:t>
            </w:r>
            <w:r>
              <w:rPr>
                <w:webHidden/>
              </w:rPr>
              <w:fldChar w:fldCharType="end"/>
            </w:r>
          </w:hyperlink>
        </w:p>
        <w:p>
          <w:pPr>
            <w:pStyle w:val="Contents1"/>
            <w:rPr>
              <w:rFonts w:ascii="Calibri" w:hAnsi="Calibri" w:eastAsia="" w:asciiTheme="minorHAnsi" w:eastAsiaTheme="minorEastAsia" w:hAnsiTheme="minorHAnsi"/>
              <w:b w:val="false"/>
              <w:b w:val="false"/>
              <w:bCs w:val="false"/>
              <w:sz w:val="22"/>
              <w:szCs w:val="22"/>
            </w:rPr>
          </w:pPr>
          <w:hyperlink w:anchor="_Toc488851841">
            <w:r>
              <w:rPr>
                <w:webHidden/>
                <w:rStyle w:val="IndexLink"/>
              </w:rPr>
              <w:t>11</w:t>
            </w:r>
            <w:r>
              <w:rPr>
                <w:rStyle w:val="IndexLink"/>
                <w:rFonts w:eastAsia="" w:eastAsiaTheme="minorEastAsia"/>
                <w:b w:val="false"/>
                <w:bCs w:val="false"/>
                <w:sz w:val="22"/>
                <w:szCs w:val="22"/>
              </w:rPr>
              <w:tab/>
            </w:r>
            <w:r>
              <w:rPr>
                <w:rStyle w:val="IndexLink"/>
              </w:rPr>
              <w:t>Biographical Sketches</w:t>
            </w:r>
            <w:r>
              <w:rPr>
                <w:webHidden/>
              </w:rPr>
              <w:fldChar w:fldCharType="begin"/>
            </w:r>
            <w:r>
              <w:rPr>
                <w:webHidden/>
              </w:rPr>
              <w:instrText>PAGEREF _Toc488851841 \h</w:instrText>
            </w:r>
            <w:r>
              <w:rPr>
                <w:webHidden/>
              </w:rPr>
              <w:fldChar w:fldCharType="separate"/>
            </w:r>
            <w:r>
              <w:rPr>
                <w:rStyle w:val="IndexLink"/>
                <w:vanish w:val="false"/>
              </w:rPr>
              <w:tab/>
              <w:t>19</w:t>
            </w:r>
            <w:r>
              <w:rPr>
                <w:webHidden/>
              </w:rPr>
              <w:fldChar w:fldCharType="end"/>
            </w:r>
          </w:hyperlink>
        </w:p>
        <w:p>
          <w:pPr>
            <w:pStyle w:val="Contents2"/>
            <w:rPr>
              <w:rFonts w:ascii="Calibri" w:hAnsi="Calibri" w:eastAsia="" w:asciiTheme="minorHAnsi" w:eastAsiaTheme="minorEastAsia" w:hAnsiTheme="minorHAnsi"/>
              <w:i w:val="false"/>
              <w:i w:val="false"/>
              <w:iCs w:val="false"/>
              <w:sz w:val="22"/>
              <w:szCs w:val="22"/>
            </w:rPr>
          </w:pPr>
          <w:hyperlink w:anchor="_Toc488851842">
            <w:r>
              <w:rPr>
                <w:webHidden/>
                <w:rStyle w:val="IndexLink"/>
              </w:rPr>
              <w:t>11.1</w:t>
            </w:r>
            <w:r>
              <w:rPr>
                <w:rStyle w:val="IndexLink"/>
                <w:rFonts w:eastAsia="" w:eastAsiaTheme="minorEastAsia"/>
                <w:i w:val="false"/>
                <w:iCs w:val="false"/>
                <w:sz w:val="22"/>
                <w:szCs w:val="22"/>
              </w:rPr>
              <w:tab/>
            </w:r>
            <w:r>
              <w:rPr>
                <w:rStyle w:val="IndexLink"/>
              </w:rPr>
              <w:t>Peter J. Minnett, PhD</w:t>
            </w:r>
            <w:r>
              <w:rPr>
                <w:webHidden/>
              </w:rPr>
              <w:fldChar w:fldCharType="begin"/>
            </w:r>
            <w:r>
              <w:rPr>
                <w:webHidden/>
              </w:rPr>
              <w:instrText>PAGEREF _Toc488851842 \h</w:instrText>
            </w:r>
            <w:r>
              <w:rPr>
                <w:webHidden/>
              </w:rPr>
              <w:fldChar w:fldCharType="separate"/>
            </w:r>
            <w:r>
              <w:rPr>
                <w:rStyle w:val="IndexLink"/>
                <w:vanish w:val="false"/>
              </w:rPr>
              <w:tab/>
              <w:t>19</w:t>
            </w:r>
            <w:r>
              <w:rPr>
                <w:webHidden/>
              </w:rPr>
              <w:fldChar w:fldCharType="end"/>
            </w:r>
          </w:hyperlink>
        </w:p>
        <w:p>
          <w:pPr>
            <w:pStyle w:val="Contents2"/>
            <w:rPr>
              <w:rFonts w:ascii="Calibri" w:hAnsi="Calibri" w:eastAsia="" w:asciiTheme="minorHAnsi" w:eastAsiaTheme="minorEastAsia" w:hAnsiTheme="minorHAnsi"/>
              <w:i w:val="false"/>
              <w:i w:val="false"/>
              <w:iCs w:val="false"/>
              <w:sz w:val="22"/>
              <w:szCs w:val="22"/>
            </w:rPr>
          </w:pPr>
          <w:hyperlink w:anchor="_Toc488851843">
            <w:r>
              <w:rPr>
                <w:webHidden/>
                <w:rStyle w:val="IndexLink"/>
              </w:rPr>
              <w:t>11.2</w:t>
            </w:r>
            <w:r>
              <w:rPr>
                <w:rStyle w:val="IndexLink"/>
                <w:rFonts w:eastAsia="" w:eastAsiaTheme="minorEastAsia"/>
                <w:i w:val="false"/>
                <w:iCs w:val="false"/>
                <w:sz w:val="22"/>
                <w:szCs w:val="22"/>
              </w:rPr>
              <w:tab/>
            </w:r>
            <w:r>
              <w:rPr>
                <w:rStyle w:val="IndexLink"/>
              </w:rPr>
              <w:t>Guillermo Podest</w:t>
            </w:r>
            <w:r>
              <w:rPr>
                <w:rStyle w:val="IndexLink"/>
                <w:rFonts w:cs="Times New Roman"/>
              </w:rPr>
              <w:t>á</w:t>
            </w:r>
            <w:r>
              <w:rPr>
                <w:rStyle w:val="IndexLink"/>
              </w:rPr>
              <w:t xml:space="preserve"> PhD.</w:t>
            </w:r>
            <w:r>
              <w:rPr>
                <w:webHidden/>
              </w:rPr>
              <w:fldChar w:fldCharType="begin"/>
            </w:r>
            <w:r>
              <w:rPr>
                <w:webHidden/>
              </w:rPr>
              <w:instrText>PAGEREF _Toc488851843 \h</w:instrText>
            </w:r>
            <w:r>
              <w:rPr>
                <w:webHidden/>
              </w:rPr>
              <w:fldChar w:fldCharType="separate"/>
            </w:r>
            <w:r>
              <w:rPr>
                <w:rStyle w:val="IndexLink"/>
                <w:vanish w:val="false"/>
              </w:rPr>
              <w:tab/>
              <w:t>21</w:t>
            </w:r>
            <w:r>
              <w:rPr>
                <w:webHidden/>
              </w:rPr>
              <w:fldChar w:fldCharType="end"/>
            </w:r>
          </w:hyperlink>
        </w:p>
        <w:p>
          <w:pPr>
            <w:pStyle w:val="Contents2"/>
            <w:rPr>
              <w:rFonts w:ascii="Calibri" w:hAnsi="Calibri" w:eastAsia="" w:asciiTheme="minorHAnsi" w:eastAsiaTheme="minorEastAsia" w:hAnsiTheme="minorHAnsi"/>
              <w:i w:val="false"/>
              <w:i w:val="false"/>
              <w:iCs w:val="false"/>
              <w:sz w:val="22"/>
              <w:szCs w:val="22"/>
            </w:rPr>
          </w:pPr>
          <w:hyperlink w:anchor="_Toc488851844">
            <w:r>
              <w:rPr>
                <w:webHidden/>
                <w:rStyle w:val="IndexLink"/>
              </w:rPr>
              <w:t>11.3</w:t>
            </w:r>
            <w:r>
              <w:rPr>
                <w:rStyle w:val="IndexLink"/>
                <w:rFonts w:eastAsia="" w:eastAsiaTheme="minorEastAsia"/>
                <w:i w:val="false"/>
                <w:iCs w:val="false"/>
                <w:sz w:val="22"/>
                <w:szCs w:val="22"/>
              </w:rPr>
              <w:tab/>
            </w:r>
            <w:r>
              <w:rPr>
                <w:rStyle w:val="IndexLink"/>
              </w:rPr>
              <w:t>Malgorzata Szczodrak PhD.</w:t>
            </w:r>
            <w:r>
              <w:rPr>
                <w:webHidden/>
              </w:rPr>
              <w:fldChar w:fldCharType="begin"/>
            </w:r>
            <w:r>
              <w:rPr>
                <w:webHidden/>
              </w:rPr>
              <w:instrText>PAGEREF _Toc488851844 \h</w:instrText>
            </w:r>
            <w:r>
              <w:rPr>
                <w:webHidden/>
              </w:rPr>
              <w:fldChar w:fldCharType="separate"/>
            </w:r>
            <w:r>
              <w:rPr>
                <w:rStyle w:val="IndexLink"/>
                <w:vanish w:val="false"/>
              </w:rPr>
              <w:tab/>
              <w:t>22</w:t>
            </w:r>
            <w:r>
              <w:rPr>
                <w:webHidden/>
              </w:rPr>
              <w:fldChar w:fldCharType="end"/>
            </w:r>
          </w:hyperlink>
        </w:p>
        <w:p>
          <w:pPr>
            <w:pStyle w:val="Contents1"/>
            <w:rPr>
              <w:rFonts w:ascii="Calibri" w:hAnsi="Calibri" w:eastAsia="" w:asciiTheme="minorHAnsi" w:eastAsiaTheme="minorEastAsia" w:hAnsiTheme="minorHAnsi"/>
              <w:b w:val="false"/>
              <w:b w:val="false"/>
              <w:bCs w:val="false"/>
              <w:sz w:val="22"/>
              <w:szCs w:val="22"/>
            </w:rPr>
          </w:pPr>
          <w:hyperlink w:anchor="_Toc488851845">
            <w:r>
              <w:rPr>
                <w:webHidden/>
                <w:rStyle w:val="IndexLink"/>
              </w:rPr>
              <w:t>12</w:t>
            </w:r>
            <w:r>
              <w:rPr>
                <w:rStyle w:val="IndexLink"/>
                <w:rFonts w:eastAsia="" w:eastAsiaTheme="minorEastAsia"/>
                <w:b w:val="false"/>
                <w:bCs w:val="false"/>
                <w:sz w:val="22"/>
                <w:szCs w:val="22"/>
              </w:rPr>
              <w:tab/>
            </w:r>
            <w:r>
              <w:rPr>
                <w:rStyle w:val="IndexLink"/>
              </w:rPr>
              <w:t>Current and Pending Support</w:t>
            </w:r>
            <w:r>
              <w:rPr>
                <w:webHidden/>
              </w:rPr>
              <w:fldChar w:fldCharType="begin"/>
            </w:r>
            <w:r>
              <w:rPr>
                <w:webHidden/>
              </w:rPr>
              <w:instrText>PAGEREF _Toc488851845 \h</w:instrText>
            </w:r>
            <w:r>
              <w:rPr>
                <w:webHidden/>
              </w:rPr>
              <w:fldChar w:fldCharType="separate"/>
            </w:r>
            <w:r>
              <w:rPr>
                <w:rStyle w:val="IndexLink"/>
                <w:vanish w:val="false"/>
              </w:rPr>
              <w:tab/>
              <w:t>23</w:t>
            </w:r>
            <w:r>
              <w:rPr>
                <w:webHidden/>
              </w:rPr>
              <w:fldChar w:fldCharType="end"/>
            </w:r>
          </w:hyperlink>
        </w:p>
        <w:p>
          <w:pPr>
            <w:pStyle w:val="Contents2"/>
            <w:rPr>
              <w:rFonts w:ascii="Calibri" w:hAnsi="Calibri" w:eastAsia="" w:asciiTheme="minorHAnsi" w:eastAsiaTheme="minorEastAsia" w:hAnsiTheme="minorHAnsi"/>
              <w:i w:val="false"/>
              <w:i w:val="false"/>
              <w:iCs w:val="false"/>
              <w:sz w:val="22"/>
              <w:szCs w:val="22"/>
            </w:rPr>
          </w:pPr>
          <w:hyperlink w:anchor="_Toc488851846">
            <w:r>
              <w:rPr>
                <w:webHidden/>
                <w:rStyle w:val="IndexLink"/>
              </w:rPr>
              <w:t>12.1</w:t>
            </w:r>
            <w:r>
              <w:rPr>
                <w:rStyle w:val="IndexLink"/>
                <w:rFonts w:eastAsia="" w:eastAsiaTheme="minorEastAsia"/>
                <w:i w:val="false"/>
                <w:iCs w:val="false"/>
                <w:sz w:val="22"/>
                <w:szCs w:val="22"/>
              </w:rPr>
              <w:tab/>
            </w:r>
            <w:r>
              <w:rPr>
                <w:rStyle w:val="IndexLink"/>
              </w:rPr>
              <w:t>Current Support – Peter J. Minnett PhD</w:t>
            </w:r>
            <w:r>
              <w:rPr>
                <w:webHidden/>
              </w:rPr>
              <w:fldChar w:fldCharType="begin"/>
            </w:r>
            <w:r>
              <w:rPr>
                <w:webHidden/>
              </w:rPr>
              <w:instrText>PAGEREF _Toc488851846 \h</w:instrText>
            </w:r>
            <w:r>
              <w:rPr>
                <w:webHidden/>
              </w:rPr>
              <w:fldChar w:fldCharType="separate"/>
            </w:r>
            <w:r>
              <w:rPr>
                <w:rStyle w:val="IndexLink"/>
                <w:vanish w:val="false"/>
              </w:rPr>
              <w:tab/>
              <w:t>23</w:t>
            </w:r>
            <w:r>
              <w:rPr>
                <w:webHidden/>
              </w:rPr>
              <w:fldChar w:fldCharType="end"/>
            </w:r>
          </w:hyperlink>
        </w:p>
        <w:p>
          <w:pPr>
            <w:pStyle w:val="Contents2"/>
            <w:rPr>
              <w:rFonts w:ascii="Calibri" w:hAnsi="Calibri" w:eastAsia="" w:asciiTheme="minorHAnsi" w:eastAsiaTheme="minorEastAsia" w:hAnsiTheme="minorHAnsi"/>
              <w:i w:val="false"/>
              <w:i w:val="false"/>
              <w:iCs w:val="false"/>
              <w:sz w:val="22"/>
              <w:szCs w:val="22"/>
            </w:rPr>
          </w:pPr>
          <w:hyperlink w:anchor="_Toc488851847">
            <w:r>
              <w:rPr>
                <w:webHidden/>
                <w:rStyle w:val="IndexLink"/>
              </w:rPr>
              <w:t>12.2</w:t>
            </w:r>
            <w:r>
              <w:rPr>
                <w:rStyle w:val="IndexLink"/>
                <w:rFonts w:eastAsia="" w:eastAsiaTheme="minorEastAsia"/>
                <w:i w:val="false"/>
                <w:iCs w:val="false"/>
                <w:sz w:val="22"/>
                <w:szCs w:val="22"/>
              </w:rPr>
              <w:tab/>
            </w:r>
            <w:r>
              <w:rPr>
                <w:rStyle w:val="IndexLink"/>
              </w:rPr>
              <w:t>Current Support – Guillermo Podest</w:t>
            </w:r>
            <w:r>
              <w:rPr>
                <w:rStyle w:val="IndexLink"/>
                <w:rFonts w:cs="Times New Roman"/>
              </w:rPr>
              <w:t>á PhD</w:t>
            </w:r>
            <w:r>
              <w:rPr>
                <w:webHidden/>
              </w:rPr>
              <w:fldChar w:fldCharType="begin"/>
            </w:r>
            <w:r>
              <w:rPr>
                <w:webHidden/>
              </w:rPr>
              <w:instrText>PAGEREF _Toc488851847 \h</w:instrText>
            </w:r>
            <w:r>
              <w:rPr>
                <w:webHidden/>
              </w:rPr>
              <w:fldChar w:fldCharType="separate"/>
            </w:r>
            <w:r>
              <w:rPr>
                <w:rStyle w:val="IndexLink"/>
                <w:vanish w:val="false"/>
              </w:rPr>
              <w:tab/>
              <w:t>23</w:t>
            </w:r>
            <w:r>
              <w:rPr>
                <w:webHidden/>
              </w:rPr>
              <w:fldChar w:fldCharType="end"/>
            </w:r>
          </w:hyperlink>
        </w:p>
        <w:p>
          <w:pPr>
            <w:pStyle w:val="Contents2"/>
            <w:rPr>
              <w:rFonts w:ascii="Calibri" w:hAnsi="Calibri" w:eastAsia="" w:asciiTheme="minorHAnsi" w:eastAsiaTheme="minorEastAsia" w:hAnsiTheme="minorHAnsi"/>
              <w:i w:val="false"/>
              <w:i w:val="false"/>
              <w:iCs w:val="false"/>
              <w:sz w:val="22"/>
              <w:szCs w:val="22"/>
            </w:rPr>
          </w:pPr>
          <w:hyperlink w:anchor="_Toc488851848">
            <w:r>
              <w:rPr>
                <w:webHidden/>
                <w:rStyle w:val="IndexLink"/>
              </w:rPr>
              <w:t>12.3</w:t>
            </w:r>
            <w:r>
              <w:rPr>
                <w:rStyle w:val="IndexLink"/>
                <w:rFonts w:eastAsia="" w:eastAsiaTheme="minorEastAsia"/>
                <w:i w:val="false"/>
                <w:iCs w:val="false"/>
                <w:sz w:val="22"/>
                <w:szCs w:val="22"/>
              </w:rPr>
              <w:tab/>
            </w:r>
            <w:r>
              <w:rPr>
                <w:rStyle w:val="IndexLink"/>
              </w:rPr>
              <w:t>Current Support – Malgorzata Szczodrak PhD</w:t>
            </w:r>
            <w:r>
              <w:rPr>
                <w:webHidden/>
              </w:rPr>
              <w:fldChar w:fldCharType="begin"/>
            </w:r>
            <w:r>
              <w:rPr>
                <w:webHidden/>
              </w:rPr>
              <w:instrText>PAGEREF _Toc488851848 \h</w:instrText>
            </w:r>
            <w:r>
              <w:rPr>
                <w:webHidden/>
              </w:rPr>
              <w:fldChar w:fldCharType="separate"/>
            </w:r>
            <w:r>
              <w:rPr>
                <w:rStyle w:val="IndexLink"/>
                <w:vanish w:val="false"/>
              </w:rPr>
              <w:tab/>
              <w:t>23</w:t>
            </w:r>
            <w:r>
              <w:rPr>
                <w:webHidden/>
              </w:rPr>
              <w:fldChar w:fldCharType="end"/>
            </w:r>
          </w:hyperlink>
        </w:p>
        <w:p>
          <w:pPr>
            <w:pStyle w:val="Contents2"/>
            <w:rPr>
              <w:rFonts w:ascii="Calibri" w:hAnsi="Calibri" w:eastAsia="" w:asciiTheme="minorHAnsi" w:eastAsiaTheme="minorEastAsia" w:hAnsiTheme="minorHAnsi"/>
              <w:i w:val="false"/>
              <w:i w:val="false"/>
              <w:iCs w:val="false"/>
              <w:sz w:val="22"/>
              <w:szCs w:val="22"/>
            </w:rPr>
          </w:pPr>
          <w:hyperlink w:anchor="_Toc488851849">
            <w:r>
              <w:rPr>
                <w:webHidden/>
                <w:rStyle w:val="IndexLink"/>
              </w:rPr>
              <w:t>12.4</w:t>
            </w:r>
            <w:r>
              <w:rPr>
                <w:rStyle w:val="IndexLink"/>
                <w:rFonts w:eastAsia="" w:eastAsiaTheme="minorEastAsia"/>
                <w:i w:val="false"/>
                <w:iCs w:val="false"/>
                <w:sz w:val="22"/>
                <w:szCs w:val="22"/>
              </w:rPr>
              <w:tab/>
            </w:r>
            <w:r>
              <w:rPr>
                <w:rStyle w:val="IndexLink"/>
              </w:rPr>
              <w:t>Pending Support – P. J. Minnett</w:t>
            </w:r>
            <w:r>
              <w:rPr>
                <w:webHidden/>
              </w:rPr>
              <w:fldChar w:fldCharType="begin"/>
            </w:r>
            <w:r>
              <w:rPr>
                <w:webHidden/>
              </w:rPr>
              <w:instrText>PAGEREF _Toc488851849 \h</w:instrText>
            </w:r>
            <w:r>
              <w:rPr>
                <w:webHidden/>
              </w:rPr>
              <w:fldChar w:fldCharType="separate"/>
            </w:r>
            <w:r>
              <w:rPr>
                <w:rStyle w:val="IndexLink"/>
                <w:vanish w:val="false"/>
              </w:rPr>
              <w:tab/>
              <w:t>24</w:t>
            </w:r>
            <w:r>
              <w:rPr>
                <w:webHidden/>
              </w:rPr>
              <w:fldChar w:fldCharType="end"/>
            </w:r>
          </w:hyperlink>
        </w:p>
        <w:p>
          <w:pPr>
            <w:pStyle w:val="Contents2"/>
            <w:rPr>
              <w:rFonts w:ascii="Calibri" w:hAnsi="Calibri" w:eastAsia="" w:asciiTheme="minorHAnsi" w:eastAsiaTheme="minorEastAsia" w:hAnsiTheme="minorHAnsi"/>
              <w:i w:val="false"/>
              <w:i w:val="false"/>
              <w:iCs w:val="false"/>
              <w:sz w:val="22"/>
              <w:szCs w:val="22"/>
            </w:rPr>
          </w:pPr>
          <w:hyperlink w:anchor="_Toc488851850">
            <w:r>
              <w:rPr>
                <w:webHidden/>
                <w:rStyle w:val="IndexLink"/>
              </w:rPr>
              <w:t>12.5</w:t>
            </w:r>
            <w:r>
              <w:rPr>
                <w:rStyle w:val="IndexLink"/>
                <w:rFonts w:eastAsia="" w:eastAsiaTheme="minorEastAsia"/>
                <w:i w:val="false"/>
                <w:iCs w:val="false"/>
                <w:sz w:val="22"/>
                <w:szCs w:val="22"/>
              </w:rPr>
              <w:tab/>
            </w:r>
            <w:r>
              <w:rPr>
                <w:rStyle w:val="IndexLink"/>
              </w:rPr>
              <w:t>Pending Support – Guillermo Podest</w:t>
            </w:r>
            <w:r>
              <w:rPr>
                <w:rStyle w:val="IndexLink"/>
                <w:rFonts w:cs="Times New Roman"/>
              </w:rPr>
              <w:t>á</w:t>
            </w:r>
            <w:r>
              <w:rPr>
                <w:webHidden/>
              </w:rPr>
              <w:fldChar w:fldCharType="begin"/>
            </w:r>
            <w:r>
              <w:rPr>
                <w:webHidden/>
              </w:rPr>
              <w:instrText>PAGEREF _Toc488851850 \h</w:instrText>
            </w:r>
            <w:r>
              <w:rPr>
                <w:webHidden/>
              </w:rPr>
              <w:fldChar w:fldCharType="separate"/>
            </w:r>
            <w:r>
              <w:rPr>
                <w:rStyle w:val="IndexLink"/>
                <w:vanish w:val="false"/>
              </w:rPr>
              <w:tab/>
              <w:t>24</w:t>
            </w:r>
            <w:r>
              <w:rPr>
                <w:webHidden/>
              </w:rPr>
              <w:fldChar w:fldCharType="end"/>
            </w:r>
          </w:hyperlink>
        </w:p>
        <w:p>
          <w:pPr>
            <w:pStyle w:val="Contents2"/>
            <w:rPr>
              <w:rFonts w:ascii="Calibri" w:hAnsi="Calibri" w:eastAsia="" w:asciiTheme="minorHAnsi" w:eastAsiaTheme="minorEastAsia" w:hAnsiTheme="minorHAnsi"/>
              <w:i w:val="false"/>
              <w:i w:val="false"/>
              <w:iCs w:val="false"/>
              <w:sz w:val="22"/>
              <w:szCs w:val="22"/>
            </w:rPr>
          </w:pPr>
          <w:hyperlink w:anchor="_Toc488851851">
            <w:r>
              <w:rPr>
                <w:webHidden/>
                <w:rStyle w:val="IndexLink"/>
              </w:rPr>
              <w:t>12.6</w:t>
            </w:r>
            <w:r>
              <w:rPr>
                <w:rStyle w:val="IndexLink"/>
                <w:rFonts w:eastAsia="" w:eastAsiaTheme="minorEastAsia"/>
                <w:i w:val="false"/>
                <w:iCs w:val="false"/>
                <w:sz w:val="22"/>
                <w:szCs w:val="22"/>
              </w:rPr>
              <w:tab/>
            </w:r>
            <w:r>
              <w:rPr>
                <w:rStyle w:val="IndexLink"/>
              </w:rPr>
              <w:t>Pending Support – Malgorzata Szczodrak</w:t>
            </w:r>
            <w:r>
              <w:rPr>
                <w:webHidden/>
              </w:rPr>
              <w:fldChar w:fldCharType="begin"/>
            </w:r>
            <w:r>
              <w:rPr>
                <w:webHidden/>
              </w:rPr>
              <w:instrText>PAGEREF _Toc488851851 \h</w:instrText>
            </w:r>
            <w:r>
              <w:rPr>
                <w:webHidden/>
              </w:rPr>
              <w:fldChar w:fldCharType="separate"/>
            </w:r>
            <w:r>
              <w:rPr>
                <w:rStyle w:val="IndexLink"/>
                <w:vanish w:val="false"/>
              </w:rPr>
              <w:tab/>
              <w:t>24</w:t>
            </w:r>
            <w:r>
              <w:rPr>
                <w:webHidden/>
              </w:rPr>
              <w:fldChar w:fldCharType="end"/>
            </w:r>
          </w:hyperlink>
        </w:p>
        <w:p>
          <w:pPr>
            <w:pStyle w:val="Contents1"/>
            <w:rPr>
              <w:rFonts w:ascii="Calibri" w:hAnsi="Calibri" w:eastAsia="" w:asciiTheme="minorHAnsi" w:eastAsiaTheme="minorEastAsia" w:hAnsiTheme="minorHAnsi"/>
              <w:b w:val="false"/>
              <w:b w:val="false"/>
              <w:bCs w:val="false"/>
              <w:sz w:val="22"/>
              <w:szCs w:val="22"/>
            </w:rPr>
          </w:pPr>
          <w:hyperlink w:anchor="_Toc488851852">
            <w:r>
              <w:rPr>
                <w:webHidden/>
                <w:rStyle w:val="IndexLink"/>
              </w:rPr>
              <w:t>13</w:t>
            </w:r>
            <w:r>
              <w:rPr>
                <w:rStyle w:val="IndexLink"/>
                <w:rFonts w:eastAsia="" w:eastAsiaTheme="minorEastAsia"/>
                <w:b w:val="false"/>
                <w:bCs w:val="false"/>
                <w:sz w:val="22"/>
                <w:szCs w:val="22"/>
              </w:rPr>
              <w:tab/>
            </w:r>
            <w:r>
              <w:rPr>
                <w:rStyle w:val="IndexLink"/>
              </w:rPr>
              <w:t>Budget Details</w:t>
            </w:r>
            <w:r>
              <w:rPr>
                <w:webHidden/>
              </w:rPr>
              <w:fldChar w:fldCharType="begin"/>
            </w:r>
            <w:r>
              <w:rPr>
                <w:webHidden/>
              </w:rPr>
              <w:instrText>PAGEREF _Toc488851852 \h</w:instrText>
            </w:r>
            <w:r>
              <w:rPr>
                <w:webHidden/>
              </w:rPr>
              <w:fldChar w:fldCharType="separate"/>
            </w:r>
            <w:r>
              <w:rPr>
                <w:rStyle w:val="IndexLink"/>
                <w:vanish w:val="false"/>
              </w:rPr>
              <w:tab/>
              <w:t>25</w:t>
            </w:r>
            <w:r>
              <w:rPr>
                <w:webHidden/>
              </w:rPr>
              <w:fldChar w:fldCharType="end"/>
            </w:r>
          </w:hyperlink>
        </w:p>
        <w:p>
          <w:pPr>
            <w:pStyle w:val="Contents1"/>
            <w:rPr>
              <w:rFonts w:ascii="Calibri" w:hAnsi="Calibri" w:eastAsia="" w:asciiTheme="minorHAnsi" w:eastAsiaTheme="minorEastAsia" w:hAnsiTheme="minorHAnsi"/>
              <w:b w:val="false"/>
              <w:b w:val="false"/>
              <w:bCs w:val="false"/>
              <w:sz w:val="22"/>
              <w:szCs w:val="22"/>
            </w:rPr>
          </w:pPr>
          <w:hyperlink w:anchor="_Toc488851853">
            <w:r>
              <w:rPr>
                <w:webHidden/>
                <w:rStyle w:val="IndexLink"/>
              </w:rPr>
              <w:t>14</w:t>
            </w:r>
            <w:r>
              <w:rPr>
                <w:rStyle w:val="IndexLink"/>
                <w:rFonts w:eastAsia="" w:eastAsiaTheme="minorEastAsia"/>
                <w:b w:val="false"/>
                <w:bCs w:val="false"/>
                <w:sz w:val="22"/>
                <w:szCs w:val="22"/>
              </w:rPr>
              <w:tab/>
            </w:r>
            <w:r>
              <w:rPr>
                <w:rStyle w:val="IndexLink"/>
              </w:rPr>
              <w:t>Facilities and equipment</w:t>
            </w:r>
            <w:r>
              <w:rPr>
                <w:webHidden/>
              </w:rPr>
              <w:fldChar w:fldCharType="begin"/>
            </w:r>
            <w:r>
              <w:rPr>
                <w:webHidden/>
              </w:rPr>
              <w:instrText>PAGEREF _Toc488851853 \h</w:instrText>
            </w:r>
            <w:r>
              <w:rPr>
                <w:webHidden/>
              </w:rPr>
              <w:fldChar w:fldCharType="separate"/>
            </w:r>
            <w:r>
              <w:rPr>
                <w:rStyle w:val="IndexLink"/>
                <w:vanish w:val="false"/>
              </w:rPr>
              <w:tab/>
              <w:t>27</w:t>
            </w:r>
            <w:r>
              <w:rPr>
                <w:webHidden/>
              </w:rPr>
              <w:fldChar w:fldCharType="end"/>
            </w:r>
          </w:hyperlink>
        </w:p>
        <w:p>
          <w:pPr>
            <w:pStyle w:val="Contents2"/>
            <w:rPr/>
          </w:pPr>
          <w:r>
            <w:rPr/>
          </w:r>
          <w:r>
            <w:fldChar w:fldCharType="end"/>
          </w:r>
        </w:p>
      </w:sdtContent>
    </w:sdt>
    <w:p>
      <w:pPr>
        <w:pStyle w:val="Normal"/>
        <w:rPr>
          <w:rFonts w:eastAsia="" w:cs="" w:cstheme="majorBidi" w:eastAsiaTheme="majorEastAsia"/>
          <w:sz w:val="28"/>
          <w:szCs w:val="28"/>
        </w:rPr>
      </w:pPr>
      <w:bookmarkStart w:id="2" w:name="_Toc356054157"/>
      <w:bookmarkStart w:id="3" w:name="_Ref394414791"/>
      <w:bookmarkStart w:id="4" w:name="_Toc356054157"/>
      <w:bookmarkStart w:id="5" w:name="_Ref394414791"/>
      <w:r>
        <w:rPr>
          <w:rFonts w:eastAsia="" w:cs="" w:cstheme="majorBidi" w:eastAsiaTheme="majorEastAsia"/>
          <w:sz w:val="28"/>
          <w:szCs w:val="28"/>
        </w:rPr>
      </w:r>
      <w:r>
        <w:br w:type="page"/>
      </w:r>
    </w:p>
    <w:p>
      <w:pPr>
        <w:pStyle w:val="Heading1"/>
        <w:numPr>
          <w:ilvl w:val="0"/>
          <w:numId w:val="2"/>
        </w:numPr>
        <w:rPr/>
      </w:pPr>
      <w:bookmarkStart w:id="6" w:name="_Toc356054157"/>
      <w:bookmarkStart w:id="7" w:name="_Ref394414791"/>
      <w:bookmarkStart w:id="8" w:name="_Toc488851810"/>
      <w:bookmarkEnd w:id="6"/>
      <w:bookmarkEnd w:id="7"/>
      <w:bookmarkEnd w:id="8"/>
      <w:r>
        <w:rPr/>
        <w:t>Preamble</w:t>
      </w:r>
    </w:p>
    <w:p>
      <w:pPr>
        <w:pStyle w:val="Normal"/>
        <w:rPr/>
      </w:pPr>
      <w:r>
        <w:rPr/>
        <w:t xml:space="preserve">This proposal is submitted in response to the ROSES </w:t>
      </w:r>
      <w:bookmarkStart w:id="9" w:name="_Toc356054158"/>
      <w:r>
        <w:rPr/>
        <w:t>2017 component A. 37 “The Science of Terra, Aqua, and Suomi NPP (NNH17ZDA001N-TASNPP). We propose to continue the activities currently funded under grants NNX14AK18G “Continued maintenance and minor refinement of algorithms for deriving SST from MODIS” and NNX14AP79A “Sea-surface temperature from VIIRS - extending the MODIS time series for Climate Data Records.” We will build on equipment, computer code, experience gained over many years of research in this field. Our proposal includes continuing the excellent collaborations with NASA centers at Goddard Space Flight Center and at the Jet Propulsion Laboratory.</w:t>
      </w:r>
    </w:p>
    <w:p>
      <w:pPr>
        <w:pStyle w:val="Normal"/>
        <w:rPr/>
      </w:pPr>
      <w:r>
        <w:rPr>
          <w:rFonts w:cs="Times New Roman"/>
          <w:szCs w:val="24"/>
        </w:rPr>
        <w:t xml:space="preserve">The proposed activity </w:t>
      </w:r>
      <w:r>
        <w:rPr/>
        <w:t xml:space="preserve">contributes to NASA's Earth Science objective to improve understanding of the role of the oceans in the climate system. </w:t>
      </w:r>
    </w:p>
    <w:p>
      <w:pPr>
        <w:pStyle w:val="Heading1"/>
        <w:numPr>
          <w:ilvl w:val="0"/>
          <w:numId w:val="2"/>
        </w:numPr>
        <w:rPr/>
      </w:pPr>
      <w:bookmarkStart w:id="10" w:name="_Toc488851811"/>
      <w:bookmarkEnd w:id="10"/>
      <w:r>
        <w:rPr/>
        <w:t>Objective</w:t>
      </w:r>
    </w:p>
    <w:p>
      <w:pPr>
        <w:pStyle w:val="Normal"/>
        <w:rPr/>
      </w:pPr>
      <w:r>
        <w:rPr/>
        <w:t>The objective is to establish a long time series of global skin sea-surface temperatures (SST</w:t>
      </w:r>
      <w:r>
        <w:rPr>
          <w:vertAlign w:val="subscript"/>
        </w:rPr>
        <w:t>skin</w:t>
      </w:r>
      <w:r>
        <w:rPr/>
        <w:t>) from the start of the MODIS missions to the present, including data from the VIIRS on Suomi-NPP. Each retrieved SST</w:t>
      </w:r>
      <w:r>
        <w:rPr>
          <w:vertAlign w:val="subscript"/>
        </w:rPr>
        <w:t>skin</w:t>
      </w:r>
      <w:r>
        <w:rPr/>
        <w:t xml:space="preserve"> value will continue to have an estimate of its accuracy in terms of a bias error and an uncertainty derived in a transparent and justifiable method. Including SSTskin measurements from ship radiometers with SI-traceable calibration provides the basis of a credible Climate Data Record (</w:t>
      </w:r>
      <w:r>
        <w:rPr/>
      </w:r>
      <w:r>
        <w:fldChar w:fldCharType="end"/>
      </w:r>
      <w:r>
        <w:fldChar w:fldCharType="begin"/>
      </w:r>
      <w:r>
        <w:instrText>ADDIN EN.CITE.DATA</w:instrText>
      </w:r>
      <w:r>
        <w:fldChar w:fldCharType="separate"/>
      </w:r>
      <w:bookmarkStart w:id="11" w:name="__Fieldmark__5837_2120427496"/>
      <w:bookmarkStart w:id="12" w:name="__Fieldmark__5836_2120427496"/>
      <w:bookmarkEnd w:id="11"/>
      <w:r>
        <w:rPr/>
        <w:t>Minnett and Corlett, 2012; NRC, 2000</w:t>
      </w:r>
      <w:r>
        <w:rPr/>
      </w:r>
      <w:r>
        <w:fldChar w:fldCharType="end"/>
      </w:r>
      <w:hyperlink w:anchor="_ENREF_38">
        <w:bookmarkEnd w:id="12"/>
        <w:r>
          <w:rPr>
            <w:webHidden/>
          </w:rPr>
          <w:t>).</w:t>
        </w:r>
      </w:hyperlink>
    </w:p>
    <w:p>
      <w:pPr>
        <w:pStyle w:val="Heading1"/>
        <w:numPr>
          <w:ilvl w:val="0"/>
          <w:numId w:val="2"/>
        </w:numPr>
        <w:rPr/>
      </w:pPr>
      <w:bookmarkStart w:id="13" w:name="_Toc488851812"/>
      <w:r>
        <w:rPr/>
        <w:t xml:space="preserve">Expected </w:t>
      </w:r>
      <w:commentRangeStart w:id="0"/>
      <w:r>
        <w:rPr/>
        <w:t>significance</w:t>
      </w:r>
      <w:bookmarkEnd w:id="13"/>
      <w:commentRangeEnd w:id="0"/>
      <w:r>
        <w:commentReference w:id="0"/>
      </w:r>
      <w:r>
        <w:rPr/>
      </w:r>
    </w:p>
    <w:p>
      <w:pPr>
        <w:pStyle w:val="Normal"/>
        <w:rPr/>
      </w:pPr>
      <w:r>
        <w:rPr/>
        <w:t xml:space="preserve">The required accuracy for satellite remote sensing of SST for climate research and applications is very stringent, but it is a good target as in striving to achieve it we will generate data sets that can contribute to many research activities. The target accuracy is </w:t>
      </w:r>
      <w:r>
        <w:rPr>
          <w:rFonts w:cs="Times New Roman"/>
        </w:rPr>
        <w:t>±</w:t>
      </w:r>
      <w:r>
        <w:rPr/>
        <w:t xml:space="preserve"> 0.1 K with a decadal stability of 0.04 K (</w:t>
      </w:r>
      <w:r>
        <w:fldChar w:fldCharType="begin"/>
      </w:r>
      <w:r>
        <w:instrText>ADDIN EN.CITE &lt;EndNote&gt;&lt;Cite&gt;&lt;Author&gt;Ohring&lt;/Author&gt;&lt;Year&gt;2005&lt;/Year&gt;&lt;RecNum&gt;2547&lt;/RecNum&gt;&lt;DisplayText&gt;Ohring et al., 2005&lt;/DisplayText&gt;&lt;record&gt;&lt;rec-number&gt;2547&lt;/rec-number&gt;&lt;foreign-keys&gt;&lt;key app="EN" db-id="5apr590ftef55zea20spppw6srsvdvdazzer" timestamp="1419378185"&gt;2547&lt;/key&gt;&lt;key app="ENWeb" db-id=""&gt;0&lt;/key&gt;&lt;/foreign-keys&gt;&lt;ref-type name="Journal Article"&gt;17&lt;/ref-type&gt;&lt;contributors&gt;&lt;authors&gt;&lt;author&gt;Ohring, George&lt;/author&gt;&lt;author&gt;Wielicki, Bruce&lt;/author&gt;&lt;author&gt;Spencer, Roy&lt;/author&gt;&lt;author&gt;Emery, Bill&lt;/author&gt;&lt;author&gt;Datla, Raju&lt;/author&gt;&lt;/authors&gt;&lt;/contributors&gt;&lt;titles&gt;&lt;title&gt;Satellite Instrument Calibration for Measuring Global Climate Change: Report of a Workshop&lt;/title&gt;&lt;secondary-title&gt;Bulletin of the American Meteorological Society&lt;/secondary-title&gt;&lt;/titles&gt;&lt;periodical&gt;&lt;full-title&gt;Bulletin of the American Meteorological Society&lt;/full-title&gt;&lt;/periodical&gt;&lt;pages&gt;1303-1313&lt;/pages&gt;&lt;volume&gt;86&lt;/volume&gt;&lt;number&gt;9&lt;/number&gt;&lt;dates&gt;&lt;year&gt;2005&lt;/year&gt;&lt;pub-dates&gt;&lt;date&gt;September 01, 2005&lt;/date&gt;&lt;/pub-dates&gt;&lt;/dates&gt;&lt;urls&gt;&lt;related-urls&gt;&lt;url&gt;http://dx.doi.org/10.1175%2FBAMS-86-9-1303&lt;/url&gt;&lt;/related-urls&gt;&lt;/urls&gt;&lt;/record&gt;&lt;/Cite&gt;&lt;/EndNote&gt;</w:instrText>
      </w:r>
      <w:r>
        <w:fldChar w:fldCharType="separate"/>
      </w:r>
      <w:hyperlink w:anchor="_ENREF_40">
        <w:bookmarkStart w:id="14" w:name="__Fieldmark__5866_2120427496"/>
        <w:r>
          <w:rPr>
            <w:webHidden/>
            <w:rStyle w:val="InternetLink"/>
          </w:rPr>
          <w:t>Ohring et al., 2005</w:t>
        </w:r>
        <w:r>
          <w:rPr>
            <w:rStyle w:val="InternetLink"/>
          </w:rPr>
        </w:r>
      </w:hyperlink>
      <w:bookmarkEnd w:id="14"/>
      <w:r>
        <w:rPr/>
        <w:t>) is very challenging not only to achieve</w:t>
      </w:r>
      <w:r>
        <w:fldChar w:fldCharType="end"/>
      </w:r>
      <w:ins w:id="0" w:author="Guillermo" w:date="2017-07-31T16:22:00Z">
        <w:r>
          <w:rPr/>
          <w:t>,</w:t>
        </w:r>
      </w:ins>
      <w:r>
        <w:rPr/>
        <w:t xml:space="preserve"> but also to demonstrate convincingly whether the</w:t>
      </w:r>
      <w:ins w:id="1" w:author="Guillermo" w:date="2017-07-30T19:12:00Z">
        <w:r>
          <w:rPr/>
          <w:t>se</w:t>
        </w:r>
      </w:ins>
      <w:r>
        <w:rPr/>
        <w:t xml:space="preserve"> targets have been attained. Determining the accuracies of satellite-derived SST</w:t>
      </w:r>
      <w:r>
        <w:rPr>
          <w:vertAlign w:val="subscript"/>
        </w:rPr>
        <w:t>skin</w:t>
      </w:r>
      <w:r>
        <w:rPr/>
        <w:t xml:space="preserve"> by comparing then with independent measurements from using ship-board radiometers (</w:t>
      </w:r>
      <w:r>
        <w:fldChar w:fldCharType="begin"/>
      </w:r>
      <w:r>
        <w:instrText>ADDIN EN.CITE &lt;EndNote&gt;&lt;Cite&gt;&lt;Author&gt;Minnett&lt;/Author&gt;&lt;Year&gt;2001&lt;/Year&gt;&lt;RecNum&gt;368&lt;/RecNum&gt;&lt;DisplayText&gt;Minnett et al., 2001&lt;/DisplayText&gt;&lt;record&gt;&lt;rec-number&gt;368&lt;/rec-number&gt;&lt;foreign-keys&gt;&lt;key app="EN" db-id="5apr590ftef55zea20spppw6srsvdvdazzer" timestamp="1419378184"&gt;368&lt;/key&gt;&lt;key app="ENWeb" db-id=""&gt;0&lt;/key&gt;&lt;/foreign-keys&gt;&lt;ref-type name="Journal Article"&gt;17&lt;/ref-type&gt;&lt;contributors&gt;&lt;authors&gt;&lt;author&gt;Minnett, P.J.&lt;/author&gt;&lt;author&gt;R. O. Knuteson&lt;/author&gt;&lt;author&gt;F.A. Best&lt;/author&gt;&lt;author&gt;B.J. Osborne&lt;/author&gt;&lt;author&gt;J. A. Hanafin&lt;/author&gt;&lt;author&gt;O. B. Brown&lt;/author&gt;&lt;/authors&gt;&lt;/contributors&gt;&lt;titles&gt;&lt;title&gt;The Marine-Atmospheric Emitted Radiance Interferometer (M-AERI), a high-accuracy, sea-going infrared spectroradiometer&lt;/title&gt;&lt;secondary-title&gt;Journal of Atmospheric and Oceanic Technology&lt;/secondary-title&gt;&lt;/titles&gt;&lt;periodical&gt;&lt;full-title&gt;Journal of Atmospheric and Oceanic Technology&lt;/full-title&gt;&lt;/periodical&gt;&lt;pages&gt;994-1013&lt;/pages&gt;&lt;volume&gt;18&lt;/volume&gt;&lt;number&gt;6&lt;/number&gt;&lt;dates&gt;&lt;year&gt;2001&lt;/year&gt;&lt;/dates&gt;&lt;urls&gt;&lt;/urls&gt;&lt;/record&gt;&lt;/Cite&gt;&lt;/EndNote&gt;</w:instrText>
      </w:r>
      <w:r>
        <w:fldChar w:fldCharType="separate"/>
      </w:r>
      <w:hyperlink w:anchor="_ENREF_35">
        <w:bookmarkStart w:id="15" w:name="__Fieldmark__5885_2120427496"/>
        <w:r>
          <w:rPr>
            <w:webHidden/>
            <w:rStyle w:val="InternetLink"/>
          </w:rPr>
          <w:t>Minnett et al., 2001</w:t>
        </w:r>
        <w:r>
          <w:rPr>
            <w:rStyle w:val="InternetLink"/>
          </w:rPr>
        </w:r>
      </w:hyperlink>
      <w:bookmarkEnd w:id="15"/>
      <w:r>
        <w:rPr/>
        <w:t xml:space="preserve">; </w:t>
      </w:r>
      <w:r>
        <w:fldChar w:fldCharType="end"/>
      </w:r>
      <w:r>
        <w:fldChar w:fldCharType="begin"/>
      </w:r>
      <w:r>
        <w:instrText>ADDIN EN.CITE &lt;EndNote&gt;&lt;Cite&gt;&lt;Author&gt;Jessup&lt;/Author&gt;&lt;Year&gt;2002&lt;/Year&gt;&lt;RecNum&gt;2842&lt;/RecNum&gt;&lt;DisplayText&gt;Jessup et al., 2002&lt;/DisplayText&gt;&lt;record&gt;&lt;rec-number&gt;2842&lt;/rec-number&gt;&lt;foreign-keys&gt;&lt;key app="EN" db-id="5apr590ftef55zea20spppw6srsvdvdazzer" timestamp="1419378182"&gt;2842&lt;/key&gt;&lt;key app="ENWeb" db-id=""&gt;0&lt;/key&gt;&lt;/foreign-keys&gt;&lt;ref-type name="Conference Proceedings"&gt;10&lt;/ref-type&gt;&lt;contributors&gt;&lt;authors&gt;&lt;author&gt;Jessup, Andrew T.&lt;/author&gt;&lt;author&gt;Fogelberg, Ruth A.&lt;/author&gt;&lt;author&gt;Minnett, Peter&lt;/author&gt;&lt;/authors&gt;&lt;/contributors&gt;&lt;titles&gt;&lt;title&gt;Autonomous shipboard infrared radiometer system for in situ validation of satellite SST&lt;/title&gt;&lt;secondary-title&gt;SPIE 4814, Earth Observing Systems VII, 222 (September 25, 2002)&lt;/secondary-title&gt;&lt;/titles&gt;&lt;pages&gt;222-229&lt;/pages&gt;&lt;volume&gt;4814&lt;/volume&gt;&lt;dates&gt;&lt;year&gt;2002&lt;/year&gt;&lt;/dates&gt;&lt;work-type&gt;doi: 10.1117/12.451782&lt;/work-type&gt;&lt;urls&gt;&lt;related-urls&gt;&lt;url&gt;http://dx.doi.org/10.1117/12.451782&lt;/url&gt;&lt;/related-urls&gt;&lt;/urls&gt;&lt;/record&gt;&lt;/Cite&gt;&lt;/EndNote&gt;</w:instrText>
      </w:r>
      <w:r>
        <w:fldChar w:fldCharType="separate"/>
      </w:r>
      <w:hyperlink w:anchor="_ENREF_21">
        <w:bookmarkStart w:id="16" w:name="__Fieldmark__5891_2120427496"/>
        <w:r>
          <w:rPr>
            <w:webHidden/>
            <w:rStyle w:val="InternetLink"/>
          </w:rPr>
          <w:t>Jessup et al., 2002</w:t>
        </w:r>
        <w:r>
          <w:rPr>
            <w:rStyle w:val="InternetLink"/>
          </w:rPr>
        </w:r>
      </w:hyperlink>
      <w:bookmarkEnd w:id="16"/>
      <w:r>
        <w:rPr/>
        <w:t xml:space="preserve">; </w:t>
      </w:r>
      <w:r>
        <w:fldChar w:fldCharType="end"/>
      </w:r>
      <w:r>
        <w:fldChar w:fldCharType="begin"/>
      </w:r>
      <w:r>
        <w:instrText>ADDIN EN.CITE &lt;EndNote&gt;&lt;Cite&gt;&lt;Author&gt;Donlon&lt;/Author&gt;&lt;Year&gt;2008&lt;/Year&gt;&lt;RecNum&gt;2119&lt;/RecNum&gt;&lt;DisplayText&gt;Donlon et al., 2008&lt;/DisplayText&gt;&lt;record&gt;&lt;rec-number&gt;2119&lt;/rec-number&gt;&lt;foreign-keys&gt;&lt;key app="EN" db-id="5apr590ftef55zea20spppw6srsvdvdazzer" timestamp="1419378179"&gt;2119&lt;/key&gt;&lt;key app="ENWeb" db-id=""&gt;0&lt;/key&gt;&lt;/foreign-keys&gt;&lt;ref-type name="Journal Article"&gt;17&lt;/ref-type&gt;&lt;contributors&gt;&lt;authors&gt;&lt;author&gt;Donlon, C.&lt;/author&gt;&lt;author&gt;Robinson, I. S.&lt;/author&gt;&lt;author&gt;Reynolds, M.&lt;/author&gt;&lt;author&gt;Wimmer, W.&lt;/author&gt;&lt;author&gt;Fisher, G.&lt;/author&gt;&lt;author&gt;Edwards, R.&lt;/author&gt;&lt;author&gt;Nightingale, T. J.&lt;/author&gt;&lt;/authors&gt;&lt;/contributors&gt;&lt;titles&gt;&lt;title&gt;An Infrared Sea Surface Temperature Autonomous Radiometer (ISAR) for Deployment aboard Volunteer Observing Ships (VOS)&lt;/title&gt;&lt;secondary-title&gt;Journal of Atmospheric and Oceanic Technology&lt;/secondary-title&gt;&lt;/titles&gt;&lt;periodical&gt;&lt;full-title&gt;Journal of Atmospheric and Oceanic Technology&lt;/full-title&gt;&lt;/periodical&gt;&lt;pages&gt;93-113&lt;/pages&gt;&lt;volume&gt;25&lt;/volume&gt;&lt;number&gt;1&lt;/number&gt;&lt;dates&gt;&lt;year&gt;2008&lt;/year&gt;&lt;pub-dates&gt;&lt;date&gt;January 01, 2008&lt;/date&gt;&lt;/pub-dates&gt;&lt;/dates&gt;&lt;urls&gt;&lt;related-urls&gt;&lt;url&gt;http://dx.doi.org/10.1175%2F2007JTECHO505.1&lt;/url&gt;&lt;/related-urls&gt;&lt;/urls&gt;&lt;/record&gt;&lt;/Cite&gt;&lt;/EndNote&gt;</w:instrText>
      </w:r>
      <w:r>
        <w:fldChar w:fldCharType="separate"/>
      </w:r>
      <w:hyperlink w:anchor="_ENREF_9">
        <w:bookmarkStart w:id="17" w:name="__Fieldmark__5897_2120427496"/>
        <w:r>
          <w:rPr>
            <w:webHidden/>
            <w:rStyle w:val="InternetLink"/>
          </w:rPr>
          <w:t>Donlon et al., 2008</w:t>
        </w:r>
        <w:r>
          <w:rPr>
            <w:rStyle w:val="InternetLink"/>
          </w:rPr>
        </w:r>
      </w:hyperlink>
      <w:bookmarkEnd w:id="17"/>
      <w:r>
        <w:rPr/>
        <w:t xml:space="preserve">; </w:t>
      </w:r>
      <w:r>
        <w:fldChar w:fldCharType="end"/>
      </w:r>
      <w:r>
        <w:fldChar w:fldCharType="begin"/>
      </w:r>
      <w:r>
        <w:instrText>ADDIN EN.CITE &lt;EndNote&gt;&lt;Cite&gt;&lt;Author&gt;Donlon&lt;/Author&gt;&lt;Year&gt;2014&lt;/Year&gt;&lt;RecNum&gt;4006&lt;/RecNum&gt;&lt;DisplayText&gt;Donlon et al., 2014&lt;/DisplayText&gt;&lt;record&gt;&lt;rec-number&gt;4006&lt;/rec-number&gt;&lt;foreign-keys&gt;&lt;key app="EN" db-id="5apr590ftef55zea20spppw6srsvdvdazzer" timestamp="1430731433"&gt;4006&lt;/key&gt;&lt;key app="ENWeb" db-id=""&gt;0&lt;/key&gt;&lt;/foreign-keys&gt;&lt;ref-type name="Book Section"&gt;5&lt;/ref-type&gt;&lt;contributors&gt;&lt;authors&gt;&lt;author&gt;Donlon, Craig J.&lt;/author&gt;&lt;author&gt;Minnett, Peter J.&lt;/author&gt;&lt;author&gt;Jessup, Andrew&lt;/author&gt;&lt;author&gt;Barton, Ian&lt;/author&gt;&lt;author&gt;Emery, William&lt;/author&gt;&lt;author&gt;Hook, Simon&lt;/author&gt;&lt;author&gt;Wimmer, Werenfrid&lt;/author&gt;&lt;author&gt;Nightingale, Timothy J.&lt;/author&gt;&lt;author&gt;Zappa, Christopher&lt;/author&gt;&lt;/authors&gt;&lt;secondary-authors&gt;&lt;author&gt;Zibordi, Giuseppe &lt;/author&gt;&lt;author&gt;Donlon, Craig J. &lt;/author&gt;&lt;author&gt;Parr, Albert C.&lt;/author&gt;&lt;/secondary-authors&gt;&lt;/contributors&gt;&lt;titles&gt;&lt;title&gt;Ship-Borne Thermal Infrared Radiometer Systems&lt;/title&gt;&lt;secondary-title&gt;Experimental Methods in the Physical Sciences, Vol 47, Optical Radiometry for Ocean Climate Measurements&lt;/secondary-title&gt;&lt;/titles&gt;&lt;pages&gt;305-404&lt;/pages&gt;&lt;volume&gt;Volume 47&lt;/volume&gt;&lt;keywords&gt;&lt;keyword&gt;Climate data records&lt;/keyword&gt;&lt;keyword&gt;Design&lt;/keyword&gt;&lt;keyword&gt;Fiducial reference measurements&lt;/keyword&gt;&lt;keyword&gt;Sea surface skin temperature&lt;/keyword&gt;&lt;keyword&gt;Thermal infrared radiometer&lt;/keyword&gt;&lt;/keywords&gt;&lt;dates&gt;&lt;year&gt;2014&lt;/year&gt;&lt;/dates&gt;&lt;publisher&gt;Academic Press&lt;/publisher&gt;&lt;isbn&gt;1079-4042&lt;/isbn&gt;&lt;urls&gt;&lt;related-urls&gt;&lt;url&gt;http://www.sciencedirect.com/science/article/pii/B9780124170117000118&lt;/url&gt;&lt;/related-urls&gt;&lt;/urls&gt;&lt;electronic-resource-num&gt;http://dx.doi.org/10.1016/B978-0-12-417011-7.00011-8&lt;/electronic-resource-num&gt;&lt;/record&gt;&lt;/Cite&gt;&lt;/EndNote&gt;</w:instrText>
      </w:r>
      <w:r>
        <w:fldChar w:fldCharType="separate"/>
      </w:r>
      <w:hyperlink w:anchor="_ENREF_12">
        <w:bookmarkStart w:id="18" w:name="__Fieldmark__5903_2120427496"/>
        <w:r>
          <w:rPr>
            <w:webHidden/>
            <w:rStyle w:val="InternetLink"/>
          </w:rPr>
          <w:t>Donlon et al., 2014</w:t>
        </w:r>
        <w:r>
          <w:rPr>
            <w:rStyle w:val="InternetLink"/>
          </w:rPr>
        </w:r>
      </w:hyperlink>
      <w:bookmarkEnd w:id="18"/>
      <w:r>
        <w:rPr/>
        <w:t>), by being a comparison of “like-with-like,” removes much of the error and uncertainty introduced by using subsurface temperature measurements taken from drifting or moored buoys (</w:t>
      </w:r>
      <w:r>
        <w:fldChar w:fldCharType="end"/>
      </w:r>
      <w:r>
        <w:fldChar w:fldCharType="begin"/>
      </w:r>
      <w:r>
        <w:instrText>ADDIN EN.CITE &lt;EndNote&gt;&lt;Cite&gt;&lt;Author&gt;Interim Sea Surface Temperature Science Team&lt;/Author&gt;&lt;Year&gt;2010&lt;/Year&gt;&lt;RecNum&gt;2763&lt;/RecNum&gt;&lt;DisplayText&gt;Interim Sea Surface Temperature Science Team, 2010&lt;/DisplayText&gt;&lt;record&gt;&lt;rec-number&gt;2763&lt;/rec-number&gt;&lt;foreign-keys&gt;&lt;key app="EN" db-id="5apr590ftef55zea20spppw6srsvdvdazzer" timestamp="1419378182"&gt;2763&lt;/key&gt;&lt;key app="ENWeb" db-id=""&gt;0&lt;/key&gt;&lt;/foreign-keys&gt;&lt;ref-type name="Report"&gt;27&lt;/ref-type&gt;&lt;contributors&gt;&lt;authors&gt;&lt;author&gt;Interim Sea Surface Temperature Science Team,&lt;/author&gt;&lt;/authors&gt;&lt;/contributors&gt;&lt;titles&gt;&lt;title&gt;Sea Surface Temperature Error Budget: White Paper&lt;/title&gt;&lt;/titles&gt;&lt;pages&gt;66&lt;/pages&gt;&lt;dates&gt;&lt;year&gt;2010&lt;/year&gt;&lt;/dates&gt;&lt;pub-location&gt;(http://www.yumpu.com/en/document/view/53023153/sea-surface-temperature-error-budget-white-paper)&lt;/pub-location&gt;&lt;urls&gt;&lt;/urls&gt;&lt;/record&gt;&lt;/Cite&gt;&lt;/EndNote&gt;</w:instrText>
      </w:r>
      <w:r>
        <w:fldChar w:fldCharType="separate"/>
      </w:r>
      <w:hyperlink w:anchor="_ENREF_19">
        <w:bookmarkStart w:id="19" w:name="__Fieldmark__5911_2120427496"/>
        <w:r>
          <w:rPr>
            <w:webHidden/>
            <w:rStyle w:val="InternetLink"/>
          </w:rPr>
          <w:t>Interim Sea Surface Temperature Science Team, 2010</w:t>
        </w:r>
        <w:r>
          <w:rPr>
            <w:rStyle w:val="InternetLink"/>
          </w:rPr>
        </w:r>
      </w:hyperlink>
      <w:bookmarkEnd w:id="19"/>
      <w:r>
        <w:rPr/>
        <w:t xml:space="preserve">; </w:t>
      </w:r>
      <w:r>
        <w:fldChar w:fldCharType="end"/>
      </w:r>
      <w:r>
        <w:fldChar w:fldCharType="begin"/>
      </w:r>
      <w:r>
        <w:instrText>ADDIN EN.CITE &lt;EndNote&gt;&lt;Cite&gt;&lt;Author&gt;Minnett&lt;/Author&gt;&lt;Year&gt;2003&lt;/Year&gt;&lt;RecNum&gt;615&lt;/RecNum&gt;&lt;DisplayText&gt;Minnett, 2003&lt;/DisplayText&gt;&lt;record&gt;&lt;rec-number&gt;615&lt;/rec-number&gt;&lt;foreign-keys&gt;&lt;key app="EN" db-id="5apr590ftef55zea20spppw6srsvdvdazzer" timestamp="1419378184"&gt;615&lt;/key&gt;&lt;key app="ENWeb" db-id=""&gt;0&lt;/key&gt;&lt;/foreign-keys&gt;&lt;ref-type name="Journal Article"&gt;17&lt;/ref-type&gt;&lt;contributors&gt;&lt;authors&gt;&lt;author&gt;Minnett, P.J.&lt;/author&gt;&lt;/authors&gt;&lt;/contributors&gt;&lt;titles&gt;&lt;title&gt;Radiometric measurements of the sea-surface skin temperature - the competing roles of the diurnal thermocline and the cool skin&lt;/title&gt;&lt;secondary-title&gt;International Journal of Remote Sensing&lt;/secondary-title&gt;&lt;/titles&gt;&lt;periodical&gt;&lt;full-title&gt;International Journal of Remote Sensing&lt;/full-title&gt;&lt;/periodical&gt;&lt;pages&gt;5033-5047&lt;/pages&gt;&lt;volume&gt;24&lt;/volume&gt;&lt;number&gt;24&lt;/number&gt;&lt;dates&gt;&lt;year&gt;2003&lt;/year&gt;&lt;/dates&gt;&lt;urls&gt;&lt;/urls&gt;&lt;/record&gt;&lt;/Cite&gt;&lt;/EndNote&gt;</w:instrText>
      </w:r>
      <w:r>
        <w:fldChar w:fldCharType="separate"/>
      </w:r>
      <w:hyperlink w:anchor="_ENREF_31">
        <w:bookmarkStart w:id="20" w:name="__Fieldmark__5917_2120427496"/>
        <w:r>
          <w:rPr>
            <w:webHidden/>
            <w:rStyle w:val="InternetLink"/>
          </w:rPr>
          <w:t>Minnett, 2003</w:t>
        </w:r>
        <w:r>
          <w:rPr>
            <w:rStyle w:val="InternetLink"/>
          </w:rPr>
        </w:r>
      </w:hyperlink>
      <w:bookmarkEnd w:id="20"/>
      <w:r>
        <w:rPr/>
        <w:t xml:space="preserve">; </w:t>
      </w:r>
      <w:r>
        <w:fldChar w:fldCharType="end"/>
      </w:r>
      <w:r>
        <w:fldChar w:fldCharType="begin"/>
      </w:r>
      <w:r>
        <w:instrText>ADDIN EN.CITE &lt;EndNote&gt;&lt;Cite&gt;&lt;Author&gt;Minnett&lt;/Author&gt;&lt;Year&gt;2014&lt;/Year&gt;&lt;RecNum&gt;4004&lt;/RecNum&gt;&lt;DisplayText&gt;Minnett and Smith, 2014&lt;/DisplayText&gt;&lt;record&gt;&lt;rec-number&gt;4004&lt;/rec-number&gt;&lt;foreign-keys&gt;&lt;key app="EN" db-id="5apr590ftef55zea20spppw6srsvdvdazzer" timestamp="1430731358"&gt;4004&lt;/key&gt;&lt;key app="ENWeb" db-id=""&gt;0&lt;/key&gt;&lt;/foreign-keys&gt;&lt;ref-type name="Book Section"&gt;5&lt;/ref-type&gt;&lt;contributors&gt;&lt;authors&gt;&lt;author&gt;Minnett, Peter J.&lt;/author&gt;&lt;author&gt;Smith, David L.&lt;/author&gt;&lt;/authors&gt;&lt;secondary-authors&gt;&lt;author&gt;Zibordi, Giuseppe &lt;/author&gt;&lt;author&gt;Donlon, Craig J. &lt;/author&gt;&lt;author&gt;Parr, Albert C.&lt;/author&gt;&lt;/secondary-authors&gt;&lt;/contributors&gt;&lt;titles&gt;&lt;title&gt;Postlaunch Calibration and Stability: Thermal Infrared Satellite Radiometers&lt;/title&gt;&lt;secondary-title&gt;Experimental Methods in the Physical Sciences, Vol 47, Optical Radiometry for Ocean Climate Measurements&lt;/secondary-title&gt;&lt;/titles&gt;&lt;pages&gt;201-243&lt;/pages&gt;&lt;volume&gt;Volume 47&lt;/volume&gt;&lt;keywords&gt;&lt;keyword&gt;AATSR&lt;/keyword&gt;&lt;keyword&gt;AVHRR&lt;/keyword&gt;&lt;keyword&gt;Infrared radiometers&lt;/keyword&gt;&lt;keyword&gt;MODIS&lt;/keyword&gt;&lt;keyword&gt;Postlaunch calibration&lt;/keyword&gt;&lt;keyword&gt;Postlaunch stability&lt;/keyword&gt;&lt;keyword&gt;Sea-surface temperatures&lt;/keyword&gt;&lt;keyword&gt;VIIRS&lt;/keyword&gt;&lt;/keywords&gt;&lt;dates&gt;&lt;year&gt;2014&lt;/year&gt;&lt;/dates&gt;&lt;publisher&gt;Academic Press&lt;/publisher&gt;&lt;isbn&gt;1079-4042&lt;/isbn&gt;&lt;urls&gt;&lt;related-urls&gt;&lt;url&gt;http://www.sciencedirect.com/science/article/pii/B9780124170117000088&lt;/url&gt;&lt;/related-urls&gt;&lt;/urls&gt;&lt;electronic-resource-num&gt;http://dx.doi.org/10.1016/B978-0-12-417011-7.00008-8&lt;/electronic-resource-num&gt;&lt;/record&gt;&lt;/Cite&gt;&lt;/EndNote&gt;</w:instrText>
      </w:r>
      <w:r>
        <w:fldChar w:fldCharType="separate"/>
      </w:r>
      <w:hyperlink w:anchor="_ENREF_36">
        <w:bookmarkStart w:id="21" w:name="__Fieldmark__5923_2120427496"/>
        <w:r>
          <w:rPr>
            <w:webHidden/>
            <w:rStyle w:val="InternetLink"/>
          </w:rPr>
          <w:t>Minnett and Smith, 2014</w:t>
        </w:r>
        <w:r>
          <w:rPr>
            <w:rStyle w:val="InternetLink"/>
          </w:rPr>
        </w:r>
      </w:hyperlink>
      <w:bookmarkEnd w:id="21"/>
      <w:r>
        <w:rPr/>
        <w:t>). However, the number is ship-board radiometers is small, whereas the number of drifting and moored buoys is large, so that an optim</w:t>
      </w:r>
      <w:r>
        <w:fldChar w:fldCharType="end"/>
      </w:r>
      <w:ins w:id="2" w:author="Guillermo" w:date="2017-07-31T16:23:00Z">
        <w:r>
          <w:rPr/>
          <w:t>al</w:t>
        </w:r>
      </w:ins>
      <w:del w:id="3" w:author="Guillermo" w:date="2017-07-31T16:23:00Z">
        <w:r>
          <w:rPr/>
          <w:delText>um</w:delText>
        </w:r>
      </w:del>
      <w:r>
        <w:rPr/>
        <w:t xml:space="preserve"> way forward to assess the accuracies of satellite derived SSTs is to use both (</w:t>
      </w:r>
      <w:r>
        <w:fldChar w:fldCharType="begin"/>
      </w:r>
      <w:r>
        <w:instrText>ADDIN EN.CITE &lt;EndNote&gt;&lt;Cite&gt;&lt;Author&gt;Minnett&lt;/Author&gt;&lt;Year&gt;2010&lt;/Year&gt;&lt;RecNum&gt;2572&lt;/RecNum&gt;&lt;DisplayText&gt;Minnett, 2010&lt;/DisplayText&gt;&lt;record&gt;&lt;rec-number&gt;2572&lt;/rec-number&gt;&lt;foreign-keys&gt;&lt;key app="EN" db-id="5apr590ftef55zea20spppw6srsvdvdazzer" timestamp="1419378184"&gt;2572&lt;/key&gt;&lt;key app="ENWeb" db-id=""&gt;0&lt;/key&gt;&lt;/foreign-keys&gt;&lt;ref-type name="Book Section"&gt;5&lt;/ref-type&gt;&lt;contributors&gt;&lt;authors&gt;&lt;author&gt;Minnett, P. J.&lt;/author&gt;&lt;/authors&gt;&lt;secondary-authors&gt;&lt;author&gt;Barale, V. &lt;/author&gt;&lt;author&gt;J.F.R. Gower&lt;/author&gt;&lt;author&gt;L. Alberotanza&lt;/author&gt;&lt;/secondary-authors&gt;&lt;/contributors&gt;&lt;titles&gt;&lt;title&gt;The Validation of Sea Surface Temperature Retrievals from Spaceborne Infrared Radiometers&lt;/title&gt;&lt;secondary-title&gt;Oceanography from Space, revisited.&lt;/secondary-title&gt;&lt;/titles&gt;&lt;pages&gt;273-295&lt;/pages&gt;&lt;section&gt;19&lt;/section&gt;&lt;dates&gt;&lt;year&gt;2010&lt;/year&gt;&lt;/dates&gt;&lt;publisher&gt;Springer Science+Business Media B.V.&lt;/publisher&gt;&lt;urls&gt;&lt;/urls&gt;&lt;/record&gt;&lt;/Cite&gt;&lt;/EndNote&gt;</w:instrText>
      </w:r>
      <w:r>
        <w:fldChar w:fldCharType="separate"/>
      </w:r>
      <w:hyperlink w:anchor="_ENREF_32">
        <w:bookmarkStart w:id="22" w:name="__Fieldmark__5934_2120427496"/>
        <w:r>
          <w:rPr>
            <w:webHidden/>
            <w:rStyle w:val="InternetLink"/>
          </w:rPr>
          <w:t>Minnett, 2010</w:t>
        </w:r>
        <w:r>
          <w:rPr>
            <w:rStyle w:val="InternetLink"/>
          </w:rPr>
        </w:r>
      </w:hyperlink>
      <w:bookmarkEnd w:id="22"/>
      <w:r>
        <w:rPr/>
        <w:t xml:space="preserve">; </w:t>
      </w:r>
      <w:r>
        <w:fldChar w:fldCharType="end"/>
      </w:r>
      <w:r>
        <w:fldChar w:fldCharType="begin"/>
      </w:r>
      <w:r>
        <w:instrText>ADDIN EN.CITE &lt;EndNote&gt;&lt;Cite&gt;&lt;Author&gt;Minnett&lt;/Author&gt;&lt;Year&gt;2012&lt;/Year&gt;&lt;RecNum&gt;2580&lt;/RecNum&gt;&lt;DisplayText&gt;Minnett and Corlett, 2012&lt;/DisplayText&gt;&lt;record&gt;&lt;rec-number&gt;2580&lt;/rec-number&gt;&lt;foreign-keys&gt;&lt;key app="EN" db-id="5apr590ftef55zea20spppw6srsvdvdazzer" timestamp="1419378184"&gt;2580&lt;/key&gt;&lt;key app="ENWeb" db-id=""&gt;0&lt;/key&gt;&lt;/foreign-keys&gt;&lt;ref-type name="Journal Article"&gt;17&lt;/ref-type&gt;&lt;contributors&gt;&lt;authors&gt;&lt;author&gt;Minnett, Peter J.&lt;/author&gt;&lt;author&gt;Corlett, Gary K.&lt;/author&gt;&lt;/authors&gt;&lt;/contributors&gt;&lt;titles&gt;&lt;title&gt;A pathway to generating Climate Data Records of sea-surface temperature from satellite measurements&lt;/title&gt;&lt;secondary-title&gt;Deep Sea Research Part II: Topical Studies in Oceanography&lt;/secondary-title&gt;&lt;/titles&gt;&lt;periodical&gt;&lt;full-title&gt;Deep Sea Research Part II: Topical Studies in Oceanography&lt;/full-title&gt;&lt;/periodical&gt;&lt;pages&gt;44-51&lt;/pages&gt;&lt;volume&gt;77–80&lt;/volume&gt;&lt;number&gt;0&lt;/number&gt;&lt;keywords&gt;&lt;keyword&gt;Sea-surface temperature&lt;/keyword&gt;&lt;keyword&gt;Climate Data Records&lt;/keyword&gt;&lt;keyword&gt;Satellite radiometry&lt;/keyword&gt;&lt;keyword&gt;Thermal skin effect&lt;/keyword&gt;&lt;keyword&gt;Electromagnetic skin effect&lt;/keyword&gt;&lt;keyword&gt;SI traceability&lt;/keyword&gt;&lt;/keywords&gt;&lt;dates&gt;&lt;year&gt;2012&lt;/year&gt;&lt;/dates&gt;&lt;isbn&gt;0967-0645&lt;/isbn&gt;&lt;urls&gt;&lt;related-urls&gt;&lt;url&gt;http://www.sciencedirect.com/science/article/pii/S0967064512000513&lt;/url&gt;&lt;/related-urls&gt;&lt;/urls&gt;&lt;electronic-resource-num&gt;10.1016/j.dsr2.2012.04.003&lt;/electronic-resource-num&gt;&lt;/record&gt;&lt;/Cite&gt;&lt;/EndNote&gt;</w:instrText>
      </w:r>
      <w:r>
        <w:fldChar w:fldCharType="separate"/>
      </w:r>
      <w:hyperlink w:anchor="_ENREF_33">
        <w:bookmarkStart w:id="23" w:name="__Fieldmark__5940_2120427496"/>
        <w:r>
          <w:rPr>
            <w:webHidden/>
            <w:rStyle w:val="InternetLink"/>
          </w:rPr>
          <w:t>Minnett and Corlett, 2012</w:t>
        </w:r>
        <w:r>
          <w:rPr>
            <w:rStyle w:val="InternetLink"/>
          </w:rPr>
        </w:r>
      </w:hyperlink>
      <w:bookmarkEnd w:id="23"/>
      <w:r>
        <w:rPr/>
        <w:t xml:space="preserve">). </w:t>
      </w:r>
      <w:r>
        <w:fldChar w:fldCharType="end"/>
      </w:r>
    </w:p>
    <w:p>
      <w:pPr>
        <w:pStyle w:val="Normal"/>
        <w:rPr/>
      </w:pPr>
      <w:r>
        <w:rPr/>
        <w:t>Our proposal dovetails with the activities in the recent</w:t>
      </w:r>
      <w:del w:id="4" w:author="Guillermo" w:date="2017-07-30T19:14:00Z">
        <w:r>
          <w:rPr/>
          <w:delText xml:space="preserve">ly awarded </w:delText>
        </w:r>
      </w:del>
      <w:r>
        <w:rPr/>
        <w:t>grant</w:t>
      </w:r>
      <w:ins w:id="5" w:author="Guillermo" w:date="2017-07-30T19:14:00Z">
        <w:r>
          <w:rPr/>
          <w:t xml:space="preserve"> awarded by</w:t>
        </w:r>
      </w:ins>
      <w:r>
        <w:rPr/>
        <w:t xml:space="preserve"> </w:t>
      </w:r>
      <w:del w:id="6" w:author="Guillermo" w:date="2017-07-30T19:14:00Z">
        <w:r>
          <w:rPr/>
          <w:delText xml:space="preserve">in </w:delText>
        </w:r>
      </w:del>
      <w:r>
        <w:rPr/>
        <w:t>the NASA Participating Investigator Program “</w:t>
      </w:r>
      <w:r>
        <w:rPr>
          <w:rFonts w:ascii="Baskerville Old Face" w:hAnsi="Baskerville Old Face"/>
        </w:rPr>
        <w:t>Sea-surface temperatures from Copernicus Sentinel-3s and EUMETSAT Polar System Second Generation (EPS-SG)</w:t>
      </w:r>
      <w:r>
        <w:rPr/>
        <w:t xml:space="preserve">” (NNX17AL69G) </w:t>
      </w:r>
      <w:ins w:id="7" w:author="Guillermo" w:date="2017-07-30T19:14:00Z">
        <w:r>
          <w:rPr/>
          <w:t>to this proposal’s PI. This gran</w:t>
        </w:r>
      </w:ins>
      <w:ins w:id="8" w:author="Guillermo" w:date="2017-07-30T19:15:00Z">
        <w:r>
          <w:rPr/>
          <w:t>t</w:t>
        </w:r>
      </w:ins>
      <w:ins w:id="9" w:author="Guillermo" w:date="2017-07-30T19:14:00Z">
        <w:r>
          <w:rPr/>
          <w:t xml:space="preserve"> </w:t>
        </w:r>
      </w:ins>
      <w:del w:id="10" w:author="Guillermo" w:date="2017-07-30T19:15:00Z">
        <w:r>
          <w:rPr/>
          <w:delText xml:space="preserve">that </w:delText>
        </w:r>
      </w:del>
      <w:r>
        <w:rPr/>
        <w:t xml:space="preserve">extends resources and techniques developed in the expiring MODIS and VIIRS grants </w:t>
      </w:r>
      <w:del w:id="11" w:author="Guillermo" w:date="2017-07-30T19:14:00Z">
        <w:r>
          <w:rPr/>
          <w:delText xml:space="preserve">to the PI </w:delText>
        </w:r>
      </w:del>
      <w:r>
        <w:rPr/>
        <w:t>to the SST</w:t>
      </w:r>
      <w:r>
        <w:rPr>
          <w:vertAlign w:val="subscript"/>
          <w:rPrChange w:id="0" w:author="Guillermo" w:date="2017-07-30T19:15:00Z"/>
        </w:rPr>
        <w:t>skin</w:t>
      </w:r>
      <w:r>
        <w:rPr/>
        <w:t xml:space="preserve"> retrievals of the Sea and Land Surface Temperature Radiometer (SLSTR) on the European Sentinel-3 satellites, and the METimage radiometer on the next generation EUMETSAT polar orbiting meteorological satellites.</w:t>
      </w:r>
    </w:p>
    <w:p>
      <w:pPr>
        <w:pStyle w:val="Heading1"/>
        <w:numPr>
          <w:ilvl w:val="0"/>
          <w:numId w:val="2"/>
        </w:numPr>
        <w:rPr/>
      </w:pPr>
      <w:bookmarkStart w:id="24" w:name="_Toc360311582"/>
      <w:bookmarkStart w:id="25" w:name="_Toc488851813"/>
      <w:commentRangeStart w:id="1"/>
      <w:r>
        <w:rPr/>
        <w:t>Background</w:t>
      </w:r>
      <w:bookmarkEnd w:id="24"/>
      <w:bookmarkEnd w:id="25"/>
      <w:commentRangeEnd w:id="1"/>
      <w:r>
        <w:commentReference w:id="1"/>
      </w:r>
      <w:r>
        <w:rPr/>
      </w:r>
    </w:p>
    <w:p>
      <w:pPr>
        <w:pStyle w:val="Normal"/>
        <w:rPr>
          <w:color w:val="0070C0"/>
        </w:rPr>
      </w:pPr>
      <w:r>
        <w:rPr>
          <w:color w:val="0070C0"/>
        </w:rPr>
        <w:t xml:space="preserve">SST is a critically important geophysical parameter in the behavior of the Earth System. The global and regional distributions of SST, and their temporal evolution over days to decades, are relevant to specifying the </w:t>
      </w:r>
      <w:commentRangeStart w:id="2"/>
      <w:r>
        <w:rPr>
          <w:color w:val="0070C0"/>
        </w:rPr>
        <w:t>“Natural Variability</w:t>
      </w:r>
      <w:r>
        <w:rPr>
          <w:b/>
          <w:color w:val="0070C0"/>
        </w:rPr>
        <w:t xml:space="preserve"> </w:t>
      </w:r>
      <w:r>
        <w:rPr>
          <w:color w:val="0070C0"/>
        </w:rPr>
        <w:t xml:space="preserve">of the Earth System.” </w:t>
      </w:r>
      <w:r>
        <w:rPr>
          <w:color w:val="0070C0"/>
        </w:rPr>
      </w:r>
      <w:commentRangeEnd w:id="2"/>
      <w:r>
        <w:commentReference w:id="2"/>
      </w:r>
      <w:r>
        <w:rPr>
          <w:color w:val="0070C0"/>
        </w:rPr>
        <w:t>Interactions between the ocean and atmosphere, such as the exchanges of heat, moisture, gases, and momentum - for all of which the SST is a pivotal variable - are directly relevant to the “Forcing, Response, and Predictability of the Climate System,” and the redistribution of the SST, and the attendant air-sea exchanges, are an important part of assessing the “Consequences.”  The Committee on Earth Observation Satellites (CEOS) has declared SST to be an Essential Climate Variable (ECVs) that has a high impact on the requirements of the UNFCCC (United Nation Framework Convention on Climate Change) and the IPCC (Intergovernmental Panel on Climate Change)</w:t>
      </w:r>
      <w:r>
        <w:rPr>
          <w:rStyle w:val="FootnoteAnchor"/>
          <w:color w:val="0070C0"/>
        </w:rPr>
        <w:footnoteReference w:id="2"/>
      </w:r>
      <w:r>
        <w:rPr>
          <w:color w:val="0070C0"/>
        </w:rPr>
        <w:t>.</w:t>
      </w:r>
    </w:p>
    <w:p>
      <w:pPr>
        <w:pStyle w:val="Normal"/>
        <w:rPr>
          <w:color w:val="0070C0"/>
        </w:rPr>
      </w:pPr>
      <w:r>
        <w:rPr>
          <w:color w:val="0070C0"/>
        </w:rPr>
        <w:t xml:space="preserve">SST measured from satellites offers the best source of global, repeated fields, along with accompanying uncertainty characteristics. However, the scientific aspects of the atmospheric corrections applied to the MODIS infrared brightness temperatures to derive the SST are intimately linked to the applicability of the derived fields to the research directed at the NASA Earth Science Enterprise strategic questions. </w:t>
      </w:r>
    </w:p>
    <w:p>
      <w:pPr>
        <w:pStyle w:val="Normal"/>
        <w:rPr>
          <w:color w:val="0070C0"/>
        </w:rPr>
      </w:pPr>
      <w:r>
        <w:rPr>
          <w:color w:val="0070C0"/>
        </w:rPr>
        <w:t xml:space="preserve">In this proposal we next discuss some of the issues that underpin the generation of Climate Data Records, which serve as a very useful concept to establish the overarching scientific requirements of the satellite-derived SSTs. Then we present a brief discussion of the physical processes that influence variability relevant to the generation of heritage retrieval algorithms. </w:t>
      </w:r>
    </w:p>
    <w:p>
      <w:pPr>
        <w:pStyle w:val="Heading2"/>
        <w:numPr>
          <w:ilvl w:val="1"/>
          <w:numId w:val="2"/>
        </w:numPr>
        <w:rPr/>
      </w:pPr>
      <w:bookmarkStart w:id="26" w:name="_Toc140861839"/>
      <w:bookmarkStart w:id="27" w:name="_Toc260377848"/>
      <w:bookmarkStart w:id="28" w:name="_Toc360311583"/>
      <w:bookmarkStart w:id="29" w:name="_Toc488851814"/>
      <w:bookmarkStart w:id="30" w:name="_Toc257152235"/>
      <w:r>
        <w:rPr/>
        <w:t>Climate Data Records</w:t>
      </w:r>
      <w:bookmarkEnd w:id="26"/>
      <w:bookmarkEnd w:id="27"/>
      <w:bookmarkEnd w:id="28"/>
      <w:bookmarkEnd w:id="29"/>
      <w:bookmarkEnd w:id="30"/>
      <w:r>
        <w:rPr/>
        <w:t xml:space="preserve"> </w:t>
      </w:r>
    </w:p>
    <w:p>
      <w:pPr>
        <w:pStyle w:val="Normal"/>
        <w:rPr/>
      </w:pPr>
      <w:r>
        <w:rPr>
          <w:color w:val="0070C0"/>
        </w:rPr>
        <w:t xml:space="preserve">The generation of a Climate Data Record (CDR) poses the most stringent requirements on the accuracy of derived SST: </w:t>
      </w:r>
      <w:commentRangeStart w:id="3"/>
      <w:r>
        <w:rPr>
          <w:color w:val="0070C0"/>
        </w:rPr>
        <w:t>an absolute temperature uncertainty of 0.1 K and a decadal stability of ~ 0.04 K (</w:t>
      </w:r>
      <w:r>
        <w:fldChar w:fldCharType="begin"/>
      </w:r>
      <w:r>
        <w:instrText>ADDIN EN.CITE &lt;EndNote&gt;&lt;Cite&gt;&lt;Author&gt;Ohring&lt;/Author&gt;&lt;Year&gt;2005&lt;/Year&gt;&lt;RecNum&gt;2547&lt;/RecNum&gt;&lt;DisplayText&gt;Ohring et al., 2005&lt;/DisplayText&gt;&lt;record&gt;&lt;rec-number&gt;2547&lt;/rec-number&gt;&lt;foreign-keys&gt;&lt;key app="EN" db-id="5apr590ftef55zea20spppw6srsvdvdazzer" timestamp="1419378185"&gt;2547&lt;/key&gt;&lt;key app="ENWeb" db-id=""&gt;0&lt;/key&gt;&lt;/foreign-keys&gt;&lt;ref-type name="Journal Article"&gt;17&lt;/ref-type&gt;&lt;contributors&gt;&lt;authors&gt;&lt;author&gt;Ohring, George&lt;/author&gt;&lt;author&gt;Wielicki, Bruce&lt;/author&gt;&lt;author&gt;Spencer, Roy&lt;/author&gt;&lt;author&gt;Emery, Bill&lt;/author&gt;&lt;author&gt;Datla, Raju&lt;/author&gt;&lt;/authors&gt;&lt;/contributors&gt;&lt;titles&gt;&lt;title&gt;Satellite Instrument Calibration for Measuring Global Climate Change: Report of a Workshop&lt;/title&gt;&lt;secondary-title&gt;Bulletin of the American Meteorological Society&lt;/secondary-title&gt;&lt;/titles&gt;&lt;periodical&gt;&lt;full-title&gt;Bulletin of the American Meteorological Society&lt;/full-title&gt;&lt;/periodical&gt;&lt;pages&gt;1303-1313&lt;/pages&gt;&lt;volume&gt;86&lt;/volume&gt;&lt;number&gt;9&lt;/number&gt;&lt;dates&gt;&lt;year&gt;2005&lt;/year&gt;&lt;pub-dates&gt;&lt;date&gt;September 01, 2005&lt;/date&gt;&lt;/pub-dates&gt;&lt;/dates&gt;&lt;urls&gt;&lt;related-urls&gt;&lt;url&gt;http://dx.doi.org/10.1175%2FBAMS-86-9-1303&lt;/url&gt;&lt;/related-urls&gt;&lt;/urls&gt;&lt;/record&gt;&lt;/Cite&gt;&lt;/EndNote&gt;</w:instrText>
      </w:r>
      <w:r>
        <w:fldChar w:fldCharType="separate"/>
      </w:r>
      <w:hyperlink w:anchor="_ENREF_40">
        <w:bookmarkStart w:id="31" w:name="__Fieldmark__6016_2120427496"/>
        <w:r>
          <w:rPr>
            <w:webHidden/>
            <w:rStyle w:val="InternetLink"/>
            <w:color w:val="0070C0"/>
          </w:rPr>
          <w:t>Ohring et al., 2005</w:t>
        </w:r>
        <w:r>
          <w:rPr>
            <w:rStyle w:val="InternetLink"/>
            <w:color w:val="0070C0"/>
          </w:rPr>
        </w:r>
      </w:hyperlink>
      <w:bookmarkEnd w:id="31"/>
      <w:r>
        <w:rPr>
          <w:color w:val="0070C0"/>
        </w:rPr>
        <w:t xml:space="preserve">). </w:t>
      </w:r>
      <w:r>
        <w:fldChar w:fldCharType="end"/>
      </w:r>
      <w:r>
        <w:rPr>
          <w:color w:val="0070C0"/>
        </w:rPr>
      </w:r>
      <w:commentRangeEnd w:id="3"/>
      <w:r>
        <w:commentReference w:id="3"/>
      </w:r>
      <w:r>
        <w:rPr>
          <w:color w:val="0070C0"/>
        </w:rPr>
        <w:t>The concept of a CDR was formally introduced in a National Academy of Sciences report (</w:t>
      </w:r>
      <w:r>
        <w:fldChar w:fldCharType="begin"/>
      </w:r>
      <w:r>
        <w:instrText>ADDIN EN.CITE &lt;EndNote&gt;&lt;Cite&gt;&lt;Author&gt;NRC&lt;/Author&gt;&lt;Year&gt;2000&lt;/Year&gt;&lt;RecNum&gt;1231&lt;/RecNum&gt;&lt;DisplayText&gt;NRC, 2000&lt;/DisplayText&gt;&lt;record&gt;&lt;rec-number&gt;1231&lt;/rec-number&gt;&lt;foreign-keys&gt;&lt;key app="EN" db-id="5apr590ftef55zea20spppw6srsvdvdazzer" timestamp="1419378184"&gt;1231&lt;/key&gt;&lt;key app="ENWeb" db-id=""&gt;0&lt;/key&gt;&lt;/foreign-keys&gt;&lt;ref-type name="Book"&gt;6&lt;/ref-type&gt;&lt;contributors&gt;&lt;authors&gt;&lt;author&gt;NRC&lt;/author&gt;&lt;/authors&gt;&lt;/contributors&gt;&lt;titles&gt;&lt;title&gt;Issues in the Integration of Research and Operational Satellite Systems for Climate Research: II. Implementation&lt;/title&gt;&lt;/titles&gt;&lt;pages&gt;82&lt;/pages&gt;&lt;dates&gt;&lt;year&gt;2000&lt;/year&gt;&lt;/dates&gt;&lt;pub-location&gt;Washington, DC&lt;/pub-location&gt;&lt;publisher&gt;National Academy of Sciences&lt;/publisher&gt;&lt;urls&gt;&lt;/urls&gt;&lt;/record&gt;&lt;/Cite&gt;&lt;/EndNote&gt;</w:instrText>
      </w:r>
      <w:r>
        <w:fldChar w:fldCharType="separate"/>
      </w:r>
      <w:hyperlink w:anchor="_ENREF_38">
        <w:bookmarkStart w:id="32" w:name="__Fieldmark__6025_2120427496"/>
        <w:r>
          <w:rPr>
            <w:webHidden/>
            <w:rStyle w:val="InternetLink"/>
            <w:color w:val="0070C0"/>
          </w:rPr>
          <w:t>NRC, 2000</w:t>
        </w:r>
        <w:r>
          <w:rPr>
            <w:rStyle w:val="InternetLink"/>
            <w:color w:val="0070C0"/>
          </w:rPr>
        </w:r>
      </w:hyperlink>
      <w:bookmarkEnd w:id="32"/>
      <w:r>
        <w:rPr>
          <w:color w:val="0070C0"/>
        </w:rPr>
        <w:t>) as being “</w:t>
      </w:r>
      <w:r>
        <w:fldChar w:fldCharType="end"/>
      </w:r>
      <w:r>
        <w:rPr>
          <w:i/>
          <w:color w:val="0070C0"/>
        </w:rPr>
        <w:t>a data set designed to enable study and assessment of long-term climate change, with ‘long-term’ meaning year-to-year and decade-to-decade change. Climate research often involves the detection of small changes against a background of intense, short-term variations…. The production of CDRs requires repeated analysis and refinement of long-term data sets, usually from multiple data sources</w:t>
      </w:r>
      <w:r>
        <w:rPr>
          <w:rFonts w:cs="Times-Roman" w:ascii="Times-Roman" w:hAnsi="Times-Roman"/>
          <w:color w:val="0070C0"/>
        </w:rPr>
        <w:t>.</w:t>
      </w:r>
      <w:r>
        <w:rPr>
          <w:color w:val="0070C0"/>
        </w:rPr>
        <w:t>” The report emphasized the need for “Data Stability,” reasoning that “</w:t>
      </w:r>
      <w:r>
        <w:rPr>
          <w:i/>
          <w:color w:val="0070C0"/>
        </w:rPr>
        <w:t>because natural signals are often small, it is difficult to ascribe particular events or processes to climate change</w:t>
      </w:r>
      <w:r>
        <w:rPr>
          <w:color w:val="0070C0"/>
        </w:rPr>
        <w:t xml:space="preserve">….. [so that] </w:t>
      </w:r>
      <w:r>
        <w:rPr>
          <w:i/>
          <w:color w:val="0070C0"/>
        </w:rPr>
        <w:t>long-term, high-quality measurements are needed to discern subtle shifts in Earth’s climate. Such measurements require an observing strategy emphasizing a strong commitment to maintaining data quality and minimizing gaps in coverage</w:t>
      </w:r>
      <w:r>
        <w:rPr>
          <w:color w:val="0070C0"/>
        </w:rPr>
        <w:t>.” The Report states that “long-term studies such as those needed for documenting and understanding global climate change require not only that a remote sensing instrument be accurately characterized and calibrated but also that its characteristics and calibration be stable over the life of the mission. Data Continuity “</w:t>
      </w:r>
      <w:r>
        <w:rPr>
          <w:i/>
          <w:color w:val="0070C0"/>
        </w:rPr>
        <w:t>includes the continuous and accurate characterization of the properties that affect the construction of the time series. The most useful data for climate research purposes are time series that are continuous and for which the characterization of error, in terms of precision and bias, is known. Such errors should be minimized as much as possible in order to detect the often small, climate-related signal.</w:t>
      </w:r>
      <w:r>
        <w:rPr>
          <w:color w:val="0070C0"/>
        </w:rPr>
        <w:t xml:space="preserve">” </w:t>
      </w:r>
    </w:p>
    <w:p>
      <w:pPr>
        <w:pStyle w:val="Normal"/>
        <w:rPr>
          <w:color w:val="0070C0"/>
          <w:highlight w:val="lightGray"/>
        </w:rPr>
      </w:pPr>
      <w:r>
        <w:rPr>
          <w:color w:val="0070C0"/>
        </w:rPr>
        <w:t xml:space="preserve">It is within the scope of these definitions and perspectives that this proposal is submitted. </w:t>
      </w:r>
    </w:p>
    <w:p>
      <w:pPr>
        <w:pStyle w:val="Heading2"/>
        <w:numPr>
          <w:ilvl w:val="1"/>
          <w:numId w:val="2"/>
        </w:numPr>
        <w:rPr/>
      </w:pPr>
      <w:bookmarkStart w:id="33" w:name="_Toc257152236"/>
      <w:bookmarkStart w:id="34" w:name="_Toc260377849"/>
      <w:bookmarkStart w:id="35" w:name="_Toc140861840"/>
      <w:r>
        <w:rPr/>
        <w:t xml:space="preserve">  </w:t>
      </w:r>
      <w:bookmarkStart w:id="36" w:name="_Toc488851815"/>
      <w:bookmarkStart w:id="37" w:name="_Toc360311584"/>
      <w:r>
        <w:rPr/>
        <w:t>Sea-surface Temperature</w:t>
      </w:r>
      <w:bookmarkEnd w:id="33"/>
      <w:bookmarkEnd w:id="34"/>
      <w:bookmarkEnd w:id="35"/>
      <w:bookmarkEnd w:id="36"/>
      <w:bookmarkEnd w:id="37"/>
      <w:r>
        <w:rPr/>
        <w:t xml:space="preserve"> </w:t>
      </w:r>
    </w:p>
    <w:p>
      <w:pPr>
        <w:pStyle w:val="Normal"/>
        <w:rPr/>
      </w:pPr>
      <w:r>
        <w:rPr>
          <w:color w:val="0070C0"/>
        </w:rPr>
        <w:t xml:space="preserve">SST is an important parameter in the global climate system: it is a controlling variable in the exchange of heat, moisture, and gases between ocean and atmosphere; its patterns reveal subsurface oceanic variability; and long-term evolution of its global, regional and seasonal averages are potential indicators of climate change. </w:t>
      </w:r>
      <w:commentRangeStart w:id="4"/>
      <w:r>
        <w:rPr>
          <w:color w:val="0070C0"/>
        </w:rPr>
        <w:t xml:space="preserve">The difficulty in making adequate estimates </w:t>
      </w:r>
      <w:r>
        <w:rPr>
          <w:color w:val="0070C0"/>
        </w:rPr>
      </w:r>
      <w:commentRangeEnd w:id="4"/>
      <w:r>
        <w:commentReference w:id="4"/>
      </w:r>
      <w:r>
        <w:rPr>
          <w:color w:val="0070C0"/>
        </w:rPr>
        <w:t xml:space="preserve">of SST can only be resolved by using satellite radiometers which provide self-consistent, global measurements on repeat cycles of hours to days. Long series of satellite measurements have great potential in climate research (e.g. </w:t>
      </w:r>
      <w:r>
        <w:fldChar w:fldCharType="begin"/>
      </w:r>
      <w:r>
        <w:instrText>ADDIN EN.CITE &lt;EndNote&gt;&lt;Cite&gt;&lt;Author&gt;Allen&lt;/Author&gt;&lt;Year&gt;1994&lt;/Year&gt;&lt;RecNum&gt;688&lt;/RecNum&gt;&lt;DisplayText&gt;Allen et al., 1994&lt;/DisplayText&gt;&lt;record&gt;&lt;rec-number&gt;688&lt;/rec-number&gt;&lt;foreign-keys&gt;&lt;key app="EN" db-id="5apr590ftef55zea20spppw6srsvdvdazzer" timestamp="1419378177"&gt;688&lt;/key&gt;&lt;key app="ENWeb" db-id=""&gt;0&lt;/key&gt;&lt;/foreign-keys&gt;&lt;ref-type name="Journal Article"&gt;17&lt;/ref-type&gt;&lt;contributors&gt;&lt;authors&gt;&lt;author&gt;Allen, M.R.&lt;/author&gt;&lt;author&gt;Mutlow, C.T.&lt;/author&gt;&lt;author&gt;Blumberg, G.M.C.&lt;/author&gt;&lt;author&gt;Christy, J.R.&lt;/author&gt;&lt;author&gt;McNider, R.T.&lt;/author&gt;&lt;author&gt;Llewellyn-Jones, D.T.&lt;/author&gt;&lt;/authors&gt;&lt;/contributors&gt;&lt;titles&gt;&lt;title&gt;Global change detection.&lt;/title&gt;&lt;secondary-title&gt;Nature&lt;/secondary-title&gt;&lt;/titles&gt;&lt;periodical&gt;&lt;full-title&gt;Nature&lt;/full-title&gt;&lt;/periodical&gt;&lt;pages&gt;24-25&lt;/pages&gt;&lt;volume&gt;370&lt;/volume&gt;&lt;dates&gt;&lt;year&gt;1994&lt;/year&gt;&lt;/dates&gt;&lt;urls&gt;&lt;/urls&gt;&lt;/record&gt;&lt;/Cite&gt;&lt;/EndNote&gt;</w:instrText>
      </w:r>
      <w:r>
        <w:fldChar w:fldCharType="separate"/>
      </w:r>
      <w:hyperlink w:anchor="_ENREF_1">
        <w:bookmarkStart w:id="38" w:name="__Fieldmark__6064_2120427496"/>
        <w:r>
          <w:rPr>
            <w:webHidden/>
            <w:rStyle w:val="InternetLink"/>
            <w:color w:val="0070C0"/>
          </w:rPr>
          <w:t>Allen et al., 1994</w:t>
        </w:r>
        <w:r>
          <w:rPr>
            <w:rStyle w:val="InternetLink"/>
            <w:color w:val="0070C0"/>
          </w:rPr>
        </w:r>
      </w:hyperlink>
      <w:bookmarkEnd w:id="38"/>
      <w:r>
        <w:rPr>
          <w:color w:val="0070C0"/>
        </w:rPr>
        <w:t xml:space="preserve">; </w:t>
      </w:r>
      <w:r>
        <w:fldChar w:fldCharType="end"/>
      </w:r>
      <w:r>
        <w:fldChar w:fldCharType="begin"/>
      </w:r>
      <w:r>
        <w:instrText>ADDIN EN.CITE &lt;EndNote&gt;&lt;Cite&gt;&lt;Author&gt;Good&lt;/Author&gt;&lt;Year&gt;2007&lt;/Year&gt;&lt;RecNum&gt;2221&lt;/RecNum&gt;&lt;DisplayText&gt;Good et al., 2007&lt;/DisplayText&gt;&lt;record&gt;&lt;rec-number&gt;2221&lt;/rec-number&gt;&lt;foreign-keys&gt;&lt;key app="EN" db-id="5apr590ftef55zea20spppw6srsvdvdazzer" timestamp="1419378180"&gt;2221&lt;/key&gt;&lt;key app="ENWeb" db-id=""&gt;0&lt;/key&gt;&lt;/foreign-keys&gt;&lt;ref-type name="Journal Article"&gt;17&lt;/ref-type&gt;&lt;contributors&gt;&lt;authors&gt;&lt;author&gt;Good, S. A.&lt;/author&gt;&lt;author&gt;Corlett, G. K.&lt;/author&gt;&lt;author&gt;Remedios, J. J.&lt;/author&gt;&lt;author&gt;Noyes, E. J.&lt;/author&gt;&lt;author&gt;Llewellyn-Jones, D. T.&lt;/author&gt;&lt;/authors&gt;&lt;/contributors&gt;&lt;titles&gt;&lt;title&gt;The Global Trend in Sea Surface Temperature from 20 Years of Advanced Very High Resolution Radiometer Data&lt;/title&gt;&lt;secondary-title&gt;Journal of Climate&lt;/secondary-title&gt;&lt;/titles&gt;&lt;periodical&gt;&lt;full-title&gt;Journal of Climate&lt;/full-title&gt;&lt;/periodical&gt;&lt;pages&gt;1255-1264&lt;/pages&gt;&lt;volume&gt;20&lt;/volume&gt;&lt;number&gt;7&lt;/number&gt;&lt;dates&gt;&lt;year&gt;2007&lt;/year&gt;&lt;pub-dates&gt;&lt;date&gt;April 01, 2007&lt;/date&gt;&lt;/pub-dates&gt;&lt;/dates&gt;&lt;urls&gt;&lt;related-urls&gt;&lt;url&gt;http://dx.doi.org/10.1175%2FJCLI4049.1&lt;/url&gt;&lt;/related-urls&gt;&lt;/urls&gt;&lt;electronic-resource-num&gt;doi: 10.1175/JCLI4049.1&lt;/electronic-resource-num&gt;&lt;/record&gt;&lt;/Cite&gt;&lt;/EndNote&gt;</w:instrText>
      </w:r>
      <w:r>
        <w:fldChar w:fldCharType="separate"/>
      </w:r>
      <w:hyperlink w:anchor="_ENREF_18">
        <w:bookmarkStart w:id="39" w:name="__Fieldmark__6070_2120427496"/>
        <w:r>
          <w:rPr>
            <w:webHidden/>
            <w:rStyle w:val="InternetLink"/>
            <w:color w:val="0070C0"/>
          </w:rPr>
          <w:t>Good et al., 2007</w:t>
        </w:r>
        <w:r>
          <w:rPr>
            <w:rStyle w:val="InternetLink"/>
            <w:color w:val="0070C0"/>
          </w:rPr>
        </w:r>
      </w:hyperlink>
      <w:bookmarkEnd w:id="39"/>
      <w:r>
        <w:rPr>
          <w:color w:val="0070C0"/>
        </w:rPr>
        <w:t xml:space="preserve">). However, as stated in the National Research Council Report (2000), effective use of the measurements from these instruments, requires a clear understanding of the residual uncertainties in the derived SST fields.  </w:t>
      </w:r>
      <w:r>
        <w:fldChar w:fldCharType="end"/>
      </w:r>
    </w:p>
    <w:p>
      <w:pPr>
        <w:pStyle w:val="Normal"/>
        <w:rPr/>
      </w:pPr>
      <w:r>
        <w:rPr>
          <w:color w:val="0070C0"/>
        </w:rPr>
        <w:t xml:space="preserve">Although generally referred to as ‘global warming,’ the response of the climate system in general, and SST in particular, to the changing radiative forcing at the surface and through the atmosphere is not necessarily a uniform, monotonic increase in SST. Instead,  changes are likely in </w:t>
      </w:r>
      <w:ins w:id="13" w:author="Guillermo" w:date="2017-07-31T16:33:00Z">
        <w:r>
          <w:rPr>
            <w:color w:val="0070C0"/>
          </w:rPr>
          <w:t xml:space="preserve">spatial and temporal </w:t>
        </w:r>
      </w:ins>
      <w:del w:id="14" w:author="Guillermo" w:date="2017-07-31T16:33:00Z">
        <w:r>
          <w:rPr>
            <w:color w:val="0070C0"/>
          </w:rPr>
          <w:delText xml:space="preserve">patterns of </w:delText>
        </w:r>
      </w:del>
      <w:r>
        <w:rPr>
          <w:color w:val="0070C0"/>
        </w:rPr>
        <w:t xml:space="preserve">SST </w:t>
      </w:r>
      <w:ins w:id="15" w:author="Guillermo" w:date="2017-07-31T16:33:00Z">
        <w:r>
          <w:rPr>
            <w:color w:val="0070C0"/>
          </w:rPr>
          <w:t>patterns</w:t>
        </w:r>
      </w:ins>
      <w:del w:id="16" w:author="Guillermo" w:date="2017-07-31T16:33:00Z">
        <w:r>
          <w:rPr>
            <w:color w:val="0070C0"/>
          </w:rPr>
          <w:delText>distribution and temporal characteristics</w:delText>
        </w:r>
      </w:del>
      <w:r>
        <w:rPr>
          <w:color w:val="0070C0"/>
        </w:rPr>
        <w:t>, with some regions warming and others cooling (</w:t>
      </w:r>
      <w:r>
        <w:rPr>
          <w:i/>
          <w:color w:val="0070C0"/>
        </w:rPr>
        <w:t>e.g.</w:t>
      </w:r>
      <w:r>
        <w:rPr>
          <w:color w:val="0070C0"/>
        </w:rPr>
        <w:t xml:space="preserve"> </w:t>
      </w:r>
      <w:r>
        <w:fldChar w:fldCharType="begin"/>
      </w:r>
      <w:r>
        <w:instrText>ADDIN EN.CITE &lt;EndNote&gt;&lt;Cite&gt;&lt;Author&gt;Casey&lt;/Author&gt;&lt;Year&gt;1999&lt;/Year&gt;&lt;RecNum&gt;429&lt;/RecNum&gt;&lt;DisplayText&gt;Casey and Cornillon, 1999&lt;/DisplayText&gt;&lt;record&gt;&lt;rec-number&gt;429&lt;/rec-number&gt;&lt;foreign-keys&gt;&lt;key app="EN" db-id="5apr590ftef55zea20spppw6srsvdvdazzer" timestamp="1419378178"&gt;429&lt;/key&gt;&lt;key app="ENWeb" db-id=""&gt;0&lt;/key&gt;&lt;/foreign-keys&gt;&lt;ref-type name="Journal Article"&gt;17&lt;/ref-type&gt;&lt;contributors&gt;&lt;authors&gt;&lt;author&gt;Casey, K.S.&lt;/author&gt;&lt;author&gt;P. Cornillon&lt;/author&gt;&lt;/authors&gt;&lt;/contributors&gt;&lt;titles&gt;&lt;title&gt;A Comparison of Satellite and In Situ-Based Sea Surface Temperature Climatologies&lt;/title&gt;&lt;secondary-title&gt;Journal of Climate&lt;/secondary-title&gt;&lt;/titles&gt;&lt;periodical&gt;&lt;full-title&gt;Journal of Climate&lt;/full-title&gt;&lt;/periodical&gt;&lt;pages&gt;1848-1863.&lt;/pages&gt;&lt;volume&gt;12&lt;/volume&gt;&lt;dates&gt;&lt;year&gt;1999&lt;/year&gt;&lt;/dates&gt;&lt;urls&gt;&lt;/urls&gt;&lt;/record&gt;&lt;/Cite&gt;&lt;/EndNote&gt;</w:instrText>
      </w:r>
      <w:r>
        <w:fldChar w:fldCharType="separate"/>
      </w:r>
      <w:hyperlink w:anchor="_ENREF_6">
        <w:bookmarkStart w:id="40" w:name="__Fieldmark__6090_2120427496"/>
        <w:r>
          <w:rPr>
            <w:webHidden/>
            <w:rStyle w:val="InternetLink"/>
            <w:color w:val="0070C0"/>
          </w:rPr>
          <w:t>Casey and Cornillon, 1999</w:t>
        </w:r>
        <w:r>
          <w:rPr>
            <w:rStyle w:val="InternetLink"/>
            <w:color w:val="0070C0"/>
          </w:rPr>
        </w:r>
      </w:hyperlink>
      <w:bookmarkEnd w:id="40"/>
      <w:r>
        <w:rPr>
          <w:color w:val="0070C0"/>
        </w:rPr>
        <w:t xml:space="preserve">). </w:t>
      </w:r>
      <w:r>
        <w:fldChar w:fldCharType="end"/>
      </w:r>
      <w:r>
        <w:rPr>
          <w:color w:val="0070C0"/>
          <w:highlight w:val="yellow"/>
        </w:rPr>
        <w:t>Also “fingerprint papers.”</w:t>
      </w:r>
      <w:r>
        <w:rPr>
          <w:color w:val="0070C0"/>
        </w:rPr>
        <w:t xml:space="preserve"> The regional and seasonal aspects of the potential climate-change signal in SST underscores the profound need to ensure that satellite-derived SST fields have well-understood error distributions and that these are not unknowingly contaminated by residual instrumental errors (i.e. related to differential solar heating round the orbit, see </w:t>
      </w:r>
      <w:r>
        <w:fldChar w:fldCharType="begin"/>
      </w:r>
      <w:r>
        <w:instrText>ADDIN EN.CITE &lt;EndNote&gt;&lt;Cite&gt;&lt;Author&gt;Brown&lt;/Author&gt;&lt;Year&gt;1985&lt;/Year&gt;&lt;RecNum&gt;33&lt;/RecNum&gt;&lt;DisplayText&gt;Brown et al., 1985&lt;/DisplayText&gt;&lt;record&gt;&lt;rec-number&gt;33&lt;/rec-number&gt;&lt;foreign-keys&gt;&lt;key app="EN" db-id="5apr590ftef55zea20spppw6srsvdvdazzer"&gt;33&lt;/key&gt;&lt;/foreign-keys&gt;&lt;ref-type name="Journal Article"&gt;17&lt;/ref-type&gt;&lt;contributors&gt;&lt;authors&gt;&lt;author&gt;Brown, O.B.&lt;/author&gt;&lt;author&gt;J.W. Brown&lt;/author&gt;&lt;author&gt;R.H. Evans&lt;/author&gt;&lt;/authors&gt;&lt;/contributors&gt;&lt;titles&gt;&lt;title&gt;Calibration of Advanced Very High Resolution Radiometer infrared observations&lt;/title&gt;&lt;secondary-title&gt;Journal of  Geophysical Research&lt;/secondary-title&gt;&lt;/titles&gt;&lt;periodical&gt;&lt;full-title&gt;Journal of  Geophysical Research&lt;/full-title&gt;&lt;/periodical&gt;&lt;pages&gt;11667-11677&lt;/pages&gt;&lt;volume&gt;90&lt;/volume&gt;&lt;dates&gt;&lt;year&gt;1985&lt;/year&gt;&lt;/dates&gt;&lt;urls&gt;&lt;/urls&gt;&lt;/record&gt;&lt;/Cite&gt;&lt;/EndNote&gt;</w:instrText>
      </w:r>
      <w:r>
        <w:fldChar w:fldCharType="separate"/>
      </w:r>
      <w:hyperlink w:anchor="_ENREF_5">
        <w:bookmarkStart w:id="41" w:name="__Fieldmark__6099_2120427496"/>
        <w:r>
          <w:rPr>
            <w:webHidden/>
            <w:rStyle w:val="InternetLink"/>
            <w:color w:val="0070C0"/>
          </w:rPr>
          <w:t>Brown et al., 1985</w:t>
        </w:r>
        <w:r>
          <w:rPr>
            <w:rStyle w:val="InternetLink"/>
            <w:color w:val="0070C0"/>
          </w:rPr>
        </w:r>
      </w:hyperlink>
      <w:bookmarkEnd w:id="41"/>
      <w:r>
        <w:rPr>
          <w:color w:val="0070C0"/>
        </w:rPr>
        <w:t>) or geographically or temporally coherent uncertainties in the atmospheric correction</w:t>
      </w:r>
      <w:r>
        <w:fldChar w:fldCharType="end"/>
      </w:r>
      <w:del w:id="17" w:author="Guillermo" w:date="2017-07-31T16:34:00Z">
        <w:r>
          <w:rPr>
            <w:color w:val="0070C0"/>
          </w:rPr>
          <w:delText>s</w:delText>
        </w:r>
      </w:del>
      <w:r>
        <w:rPr>
          <w:color w:val="0070C0"/>
        </w:rPr>
        <w:t xml:space="preserve"> algorithms (i.e. tied to the distribution of atmospheric water vapor, see </w:t>
      </w:r>
      <w:r>
        <w:fldChar w:fldCharType="begin"/>
      </w:r>
      <w:r>
        <w:instrText>ADDIN EN.CITE &lt;EndNote&gt;&lt;Cite&gt;&lt;Author&gt;Minnett&lt;/Author&gt;&lt;Year&gt;1990&lt;/Year&gt;&lt;RecNum&gt;384&lt;/RecNum&gt;&lt;DisplayText&gt;Minnett, 1990&lt;/DisplayText&gt;&lt;record&gt;&lt;rec-number&gt;384&lt;/rec-number&gt;&lt;foreign-keys&gt;&lt;key app="EN" db-id="5apr590ftef55zea20spppw6srsvdvdazzer" timestamp="1419378184"&gt;384&lt;/key&gt;&lt;key app="ENWeb" db-id=""&gt;0&lt;/key&gt;&lt;/foreign-keys&gt;&lt;ref-type name="Journal Article"&gt;17&lt;/ref-type&gt;&lt;contributors&gt;&lt;authors&gt;&lt;author&gt;Minnett, P.J.&lt;/author&gt;&lt;/authors&gt;&lt;/contributors&gt;&lt;titles&gt;&lt;title&gt;The regional optimization of infrared measurements of sea-surface temperature from space.&lt;/title&gt;&lt;secondary-title&gt;Journal of Geophysical Research&lt;/secondary-title&gt;&lt;/titles&gt;&lt;periodical&gt;&lt;full-title&gt;Journal of Geophysical Research&lt;/full-title&gt;&lt;/periodical&gt;&lt;pages&gt;13,497-13,510.&lt;/pages&gt;&lt;volume&gt;95&lt;/volume&gt;&lt;dates&gt;&lt;year&gt;1990&lt;/year&gt;&lt;/dates&gt;&lt;urls&gt;&lt;/urls&gt;&lt;/record&gt;&lt;/Cite&gt;&lt;/EndNote&gt;</w:instrText>
      </w:r>
      <w:r>
        <w:fldChar w:fldCharType="separate"/>
      </w:r>
      <w:hyperlink w:anchor="_ENREF_29">
        <w:bookmarkStart w:id="42" w:name="__Fieldmark__6107_2120427496"/>
        <w:r>
          <w:rPr>
            <w:webHidden/>
            <w:rStyle w:val="InternetLink"/>
            <w:color w:val="0070C0"/>
          </w:rPr>
          <w:t>Minnett, 1990</w:t>
        </w:r>
        <w:r>
          <w:rPr>
            <w:rStyle w:val="InternetLink"/>
            <w:color w:val="0070C0"/>
          </w:rPr>
        </w:r>
      </w:hyperlink>
      <w:bookmarkEnd w:id="42"/>
      <w:r>
        <w:rPr>
          <w:color w:val="0070C0"/>
        </w:rPr>
        <w:t xml:space="preserve">, or aerosols), both of which could lead to systematic regional and seasonal errors. </w:t>
      </w:r>
      <w:r>
        <w:fldChar w:fldCharType="end"/>
      </w:r>
    </w:p>
    <w:p>
      <w:pPr>
        <w:pStyle w:val="Heading3"/>
        <w:numPr>
          <w:ilvl w:val="2"/>
          <w:numId w:val="2"/>
        </w:numPr>
        <w:rPr/>
      </w:pPr>
      <w:bookmarkStart w:id="43" w:name="_Toc260377851"/>
      <w:bookmarkStart w:id="44" w:name="_Toc257152238"/>
      <w:bookmarkStart w:id="45" w:name="_Toc140861842"/>
      <w:bookmarkStart w:id="46" w:name="_Toc488851816"/>
      <w:commentRangeStart w:id="5"/>
      <w:r>
        <w:rPr/>
        <w:t>Cloud screening algorithms</w:t>
      </w:r>
      <w:bookmarkEnd w:id="46"/>
      <w:r>
        <w:rPr/>
        <w:t xml:space="preserve"> </w:t>
      </w:r>
      <w:commentRangeEnd w:id="5"/>
      <w:r>
        <w:commentReference w:id="5"/>
      </w:r>
      <w:r>
        <w:rPr/>
      </w:r>
    </w:p>
    <w:p>
      <w:pPr>
        <w:pStyle w:val="Heading2"/>
        <w:numPr>
          <w:ilvl w:val="1"/>
          <w:numId w:val="2"/>
        </w:numPr>
        <w:rPr/>
      </w:pPr>
      <w:r>
        <w:rPr/>
        <w:t xml:space="preserve"> </w:t>
      </w:r>
      <w:bookmarkStart w:id="47" w:name="_Toc488851817"/>
      <w:bookmarkStart w:id="48" w:name="_Toc360311585"/>
      <w:bookmarkEnd w:id="43"/>
      <w:bookmarkEnd w:id="44"/>
      <w:bookmarkEnd w:id="45"/>
      <w:bookmarkEnd w:id="47"/>
      <w:bookmarkEnd w:id="48"/>
      <w:r>
        <w:rPr/>
        <w:t>Atmospheric correction algorithm</w:t>
      </w:r>
    </w:p>
    <w:p>
      <w:pPr>
        <w:pStyle w:val="Normal"/>
        <w:rPr>
          <w:color w:val="0070C0"/>
        </w:rPr>
      </w:pPr>
      <w:r>
        <w:rPr>
          <w:color w:val="0070C0"/>
        </w:rPr>
        <w:t xml:space="preserve">For SST retrievals in cloud-free conditions from a well-calibrated and well-characterized spacecraft infrared (IR) radiometer, the limit of the accuracy is imposed by the effectiveness of the atmospheric correction algorithm. Differential absorption (and re-emission) of IR radiation by atmospheric constituents at different spectral intervals (instrument “channels” or “bands”) leads to different brightness temperatures for collocated measurements in different bands at satellite altitudes. The essence of the atmospheric correction algorithm is the appropriate combination of these various brightness temperatures to compensate for the effects of the intervening atmosphere. </w:t>
      </w:r>
      <w:commentRangeStart w:id="6"/>
      <w:r>
        <w:rPr>
          <w:color w:val="0070C0"/>
        </w:rPr>
        <w:t>This approach can only be applied to parts of the imagery that have been screened for the presence of clouds</w:t>
      </w:r>
      <w:r>
        <w:rPr>
          <w:color w:val="0070C0"/>
        </w:rPr>
      </w:r>
      <w:commentRangeEnd w:id="6"/>
      <w:r>
        <w:commentReference w:id="6"/>
      </w:r>
      <w:r>
        <w:rPr>
          <w:color w:val="0070C0"/>
        </w:rPr>
        <w:t xml:space="preserve">, as these modify or prevent the IR radiation propagating from the surface to the satellite radiometer. </w:t>
      </w:r>
    </w:p>
    <w:p>
      <w:pPr>
        <w:pStyle w:val="Normal"/>
        <w:rPr>
          <w:color w:val="0070C0"/>
        </w:rPr>
      </w:pPr>
      <w:r>
        <w:rPr>
          <w:color w:val="0070C0"/>
        </w:rPr>
        <w:t xml:space="preserve">The SST retrieval is based on measurements taken where the atmosphere is relatively transparent to infrared radiation, in so-called “atmospheric windows,” in the 3.5-4.1µm and 10-12µm spectral intervals. The shorter wavelengths are contaminated by sunlight reflected at the sea surface during the day (“sun glitter” or “sun glint”), or are scattered within the atmosphere, and therefore these measurements can only be used for SST retrieval during the night-time part of each orbit. Because of the small number of channels available in satellite-based IR radiometers, and the wide range of atmospheric variability, especially in the horizontal and vertical distribution of water vapor, a fully analytic atmospheric correction cannot be exact, even to within the limits imposed by the inherent noise in the radiometer measurements. As a result, a statistical approach has had to be adopted. </w:t>
      </w:r>
    </w:p>
    <w:p>
      <w:pPr>
        <w:pStyle w:val="Normal"/>
        <w:rPr>
          <w:color w:val="0070C0"/>
        </w:rPr>
      </w:pPr>
      <w:r>
        <w:rPr>
          <w:color w:val="0070C0"/>
        </w:rPr>
        <w:t xml:space="preserve">For nearly two decades the most effective and widely used atmospheric correction approach has been the Non-Linear SST algorithm (NLSST; </w:t>
      </w:r>
      <w:r>
        <w:fldChar w:fldCharType="begin"/>
      </w:r>
      <w:r>
        <w:instrText>ADDIN EN.CITE &lt;EndNote&gt;&lt;Cite&gt;&lt;Author&gt;Walton&lt;/Author&gt;&lt;Year&gt;1998&lt;/Year&gt;&lt;RecNum&gt;492&lt;/RecNum&gt;&lt;DisplayText&gt;Walton et al., 1998&lt;/DisplayText&gt;&lt;record&gt;&lt;rec-number&gt;492&lt;/rec-number&gt;&lt;foreign-keys&gt;&lt;key app="EN" db-id="5apr590ftef55zea20spppw6srsvdvdazzer" timestamp="1419378187"&gt;492&lt;/key&gt;&lt;key app="ENWeb" db-id=""&gt;0&lt;/key&gt;&lt;/foreign-keys&gt;&lt;ref-type name="Journal Article"&gt;17&lt;/ref-type&gt;&lt;contributors&gt;&lt;authors&gt;&lt;author&gt;Walton, C. C.&lt;/author&gt;&lt;author&gt;W. G. Pichel&lt;/author&gt;&lt;author&gt;J. F. Sapper&lt;/author&gt;&lt;author&gt;D. A. May&lt;/author&gt;&lt;/authors&gt;&lt;/contributors&gt;&lt;titles&gt;&lt;title&gt;The development and operational application of nonlinear algorithms for the measurement of sea surface temperatures with the NOAA polar-orbiting environmental satellites&lt;/title&gt;&lt;secondary-title&gt;Journal of Geophysical Research&lt;/secondary-title&gt;&lt;/titles&gt;&lt;periodical&gt;&lt;full-title&gt;Journal of Geophysical Research&lt;/full-title&gt;&lt;/periodical&gt;&lt;pages&gt;27,999-28,012&lt;/pages&gt;&lt;volume&gt;103&lt;/volume&gt;&lt;dates&gt;&lt;year&gt;1998&lt;/year&gt;&lt;/dates&gt;&lt;urls&gt;&lt;/urls&gt;&lt;/record&gt;&lt;/Cite&gt;&lt;/EndNote&gt;</w:instrText>
      </w:r>
      <w:r>
        <w:fldChar w:fldCharType="separate"/>
      </w:r>
      <w:hyperlink w:anchor="_ENREF_47">
        <w:bookmarkStart w:id="49" w:name="__Fieldmark__6142_2120427496"/>
        <w:r>
          <w:rPr>
            <w:webHidden/>
            <w:rStyle w:val="InternetLink"/>
            <w:color w:val="0070C0"/>
          </w:rPr>
          <w:t>Walton et al., 1998</w:t>
        </w:r>
        <w:r>
          <w:rPr>
            <w:rStyle w:val="InternetLink"/>
            <w:color w:val="0070C0"/>
          </w:rPr>
        </w:r>
      </w:hyperlink>
      <w:ins w:id="18" w:author="Guillermo" w:date="2017-07-31T16:40:00Z">
        <w:bookmarkEnd w:id="49"/>
        <w:r>
          <w:rPr>
            <w:color w:val="0070C0"/>
          </w:rPr>
          <w:t xml:space="preserve">, </w:t>
        </w:r>
      </w:ins>
      <w:r>
        <w:fldChar w:fldCharType="end"/>
      </w:r>
      <w:ins w:id="19" w:author="Guillermo" w:date="2017-07-31T16:40:00Z">
        <w:commentRangeStart w:id="7"/>
        <w:r>
          <w:rPr>
            <w:color w:val="0070C0"/>
          </w:rPr>
          <w:t>2016</w:t>
        </w:r>
      </w:ins>
      <w:r>
        <w:rPr>
          <w:color w:val="0070C0"/>
        </w:rPr>
      </w:r>
      <w:commentRangeEnd w:id="7"/>
      <w:r>
        <w:commentReference w:id="7"/>
      </w:r>
      <w:r>
        <w:rPr>
          <w:color w:val="0070C0"/>
        </w:rPr>
        <w:t xml:space="preserve">), which is based on the slightly non-linear combination of top-of-atmosphere brightness temperatures measured in the 10-12µm wavelength interval where the atmosphere is relatively transmissive. The non-linear effects of the changing atmospheric path-length across the swath </w:t>
      </w:r>
      <w:del w:id="20" w:author="Guillermo" w:date="2017-07-31T16:41:00Z">
        <w:r>
          <w:rPr>
            <w:color w:val="0070C0"/>
          </w:rPr>
          <w:delText xml:space="preserve">that </w:delText>
        </w:r>
      </w:del>
      <w:r>
        <w:rPr>
          <w:color w:val="0070C0"/>
        </w:rPr>
        <w:t>are not fully compensated by the brightness temperature differences</w:t>
      </w:r>
      <w:ins w:id="21" w:author="Guillermo" w:date="2017-07-31T16:41:00Z">
        <w:r>
          <w:rPr>
            <w:color w:val="0070C0"/>
          </w:rPr>
          <w:t xml:space="preserve">. </w:t>
        </w:r>
      </w:ins>
      <w:del w:id="22" w:author="Guillermo" w:date="2017-07-31T16:41:00Z">
        <w:r>
          <w:rPr>
            <w:color w:val="0070C0"/>
          </w:rPr>
          <w:delText xml:space="preserve"> are corrected by a</w:delText>
        </w:r>
      </w:del>
      <w:ins w:id="23" w:author="Guillermo" w:date="2017-07-31T16:41:00Z">
        <w:r>
          <w:rPr>
            <w:color w:val="0070C0"/>
          </w:rPr>
          <w:t>A</w:t>
        </w:r>
      </w:ins>
      <w:r>
        <w:rPr>
          <w:color w:val="0070C0"/>
        </w:rPr>
        <w:t>n additional simple geometrical function</w:t>
      </w:r>
      <w:ins w:id="24" w:author="Guillermo" w:date="2017-07-31T16:41:00Z">
        <w:r>
          <w:rPr>
            <w:color w:val="0070C0"/>
          </w:rPr>
          <w:t xml:space="preserve"> accounts for these effects.</w:t>
        </w:r>
      </w:ins>
      <w:ins w:id="25" w:author="Guillermo" w:date="2017-07-31T16:42:00Z">
        <w:r>
          <w:rPr>
            <w:color w:val="0070C0"/>
          </w:rPr>
          <w:t xml:space="preserve"> </w:t>
        </w:r>
      </w:ins>
      <w:del w:id="26" w:author="Guillermo" w:date="2017-07-31T16:42:00Z">
        <w:r>
          <w:rPr>
            <w:color w:val="0070C0"/>
          </w:rPr>
          <w:delText>, and the effects of t</w:delText>
        </w:r>
      </w:del>
      <w:ins w:id="27" w:author="Guillermo" w:date="2017-07-31T16:42:00Z">
        <w:r>
          <w:rPr>
            <w:color w:val="0070C0"/>
          </w:rPr>
          <w:t>T</w:t>
        </w:r>
      </w:ins>
      <w:r>
        <w:rPr>
          <w:color w:val="0070C0"/>
        </w:rPr>
        <w:t xml:space="preserve">he regionally and seasonally variations in the vertical distribution of atmospheric water vapor, the main constituent that interacts with the IR radiation leaving the sea surface, </w:t>
      </w:r>
      <w:del w:id="28" w:author="Guillermo" w:date="2017-07-31T16:42:00Z">
        <w:r>
          <w:rPr>
            <w:color w:val="0070C0"/>
          </w:rPr>
          <w:delText>is</w:delText>
        </w:r>
      </w:del>
      <w:r>
        <w:rPr>
          <w:color w:val="0070C0"/>
        </w:rPr>
        <w:t xml:space="preserve"> </w:t>
      </w:r>
      <w:ins w:id="29" w:author="Guillermo" w:date="2017-07-31T16:42:00Z">
        <w:r>
          <w:rPr>
            <w:color w:val="0070C0"/>
          </w:rPr>
          <w:t xml:space="preserve">are </w:t>
        </w:r>
      </w:ins>
      <w:r>
        <w:rPr>
          <w:color w:val="0070C0"/>
        </w:rPr>
        <w:t>approximated using a “first guess” SST in the algorithm which provides a correction based on the weak correlation between surface temperature and water vapor. This is a first</w:t>
      </w:r>
      <w:ins w:id="30" w:author="Guillermo" w:date="2017-07-31T16:48:00Z">
        <w:r>
          <w:rPr>
            <w:color w:val="0070C0"/>
          </w:rPr>
          <w:t>-</w:t>
        </w:r>
      </w:ins>
      <w:del w:id="31" w:author="Guillermo" w:date="2017-07-31T16:48:00Z">
        <w:r>
          <w:rPr>
            <w:color w:val="0070C0"/>
          </w:rPr>
          <w:delText xml:space="preserve"> </w:delText>
        </w:r>
      </w:del>
      <w:r>
        <w:rPr>
          <w:color w:val="0070C0"/>
        </w:rPr>
        <w:t xml:space="preserve">order change to correct for the fact that there is dispersion in the relationship between the temperature deficit in either of the channels (e.g. </w:t>
      </w:r>
      <w:r>
        <w:rPr>
          <w:i/>
          <w:color w:val="0070C0"/>
        </w:rPr>
        <w:t>T</w:t>
      </w:r>
      <w:r>
        <w:rPr>
          <w:color w:val="0070C0"/>
          <w:vertAlign w:val="subscript"/>
        </w:rPr>
        <w:t>11</w:t>
      </w:r>
      <w:r>
        <w:rPr>
          <w:color w:val="0070C0"/>
        </w:rPr>
        <w:t xml:space="preserve"> – </w:t>
      </w:r>
      <w:r>
        <w:rPr>
          <w:i/>
          <w:color w:val="0070C0"/>
        </w:rPr>
        <w:t>SST</w:t>
      </w:r>
      <w:r>
        <w:rPr>
          <w:color w:val="0070C0"/>
        </w:rPr>
        <w:t>) and the brightness temperature difference (</w:t>
      </w:r>
      <w:r>
        <w:rPr>
          <w:i/>
          <w:color w:val="0070C0"/>
        </w:rPr>
        <w:t>T</w:t>
      </w:r>
      <w:r>
        <w:rPr>
          <w:color w:val="0070C0"/>
          <w:vertAlign w:val="subscript"/>
        </w:rPr>
        <w:t>11</w:t>
      </w:r>
      <w:r>
        <w:rPr>
          <w:color w:val="0070C0"/>
        </w:rPr>
        <w:t>-</w:t>
      </w:r>
      <w:r>
        <w:rPr>
          <w:i/>
          <w:color w:val="0070C0"/>
        </w:rPr>
        <w:t>T</w:t>
      </w:r>
      <w:r>
        <w:rPr>
          <w:color w:val="0070C0"/>
          <w:vertAlign w:val="subscript"/>
        </w:rPr>
        <w:t>12</w:t>
      </w:r>
      <w:r>
        <w:rPr>
          <w:color w:val="0070C0"/>
        </w:rPr>
        <w:t>).</w:t>
      </w:r>
    </w:p>
    <w:p>
      <w:pPr>
        <w:pStyle w:val="Normal"/>
        <w:rPr/>
      </w:pPr>
      <w:r>
        <w:rPr/>
        <w:t>The form of the NLSST used for MODIS and VIIRS</w:t>
      </w:r>
      <w:r>
        <w:rPr>
          <w:color w:val="0070C0"/>
        </w:rPr>
        <w:t xml:space="preserve"> </w:t>
      </w:r>
      <w:r>
        <w:rPr/>
        <w:t>is:</w:t>
      </w:r>
    </w:p>
    <w:p>
      <w:pPr>
        <w:pStyle w:val="Normal"/>
        <w:ind w:firstLine="720"/>
        <w:rPr/>
      </w:pPr>
      <w:commentRangeStart w:id="8"/>
      <w:r>
        <w:rPr>
          <w:i/>
        </w:rPr>
        <w:t xml:space="preserve">SST </w:t>
      </w:r>
      <w:r>
        <w:rPr>
          <w:i/>
        </w:rPr>
      </w:r>
      <w:commentRangeEnd w:id="8"/>
      <w:r>
        <w:commentReference w:id="8"/>
      </w:r>
      <w:r>
        <w:rPr/>
        <w:t>= a</w:t>
      </w:r>
      <w:r>
        <w:rPr>
          <w:vertAlign w:val="subscript"/>
        </w:rPr>
        <w:t xml:space="preserve">0  +  </w:t>
      </w:r>
      <w:r>
        <w:rPr/>
        <w:t>a</w:t>
      </w:r>
      <w:r>
        <w:rPr>
          <w:vertAlign w:val="subscript"/>
        </w:rPr>
        <w:t>1</w:t>
      </w:r>
      <w:r>
        <w:rPr/>
        <w:t xml:space="preserve"> </w:t>
      </w:r>
      <w:r>
        <w:rPr>
          <w:vertAlign w:val="subscript"/>
        </w:rPr>
        <w:t>*</w:t>
      </w:r>
      <w:r>
        <w:rPr/>
        <w:t xml:space="preserve"> </w:t>
      </w:r>
      <w:r>
        <w:rPr>
          <w:i/>
        </w:rPr>
        <w:t>T</w:t>
      </w:r>
      <w:r>
        <w:rPr>
          <w:vertAlign w:val="subscript"/>
        </w:rPr>
        <w:t>11</w:t>
      </w:r>
      <w:r>
        <w:rPr/>
        <w:t xml:space="preserve">  +  a</w:t>
      </w:r>
      <w:r>
        <w:rPr>
          <w:vertAlign w:val="subscript"/>
        </w:rPr>
        <w:t>2</w:t>
      </w:r>
      <w:r>
        <w:rPr/>
        <w:t xml:space="preserve"> </w:t>
      </w:r>
      <w:r>
        <w:rPr>
          <w:vertAlign w:val="subscript"/>
        </w:rPr>
        <w:t>*</w:t>
      </w:r>
      <w:r>
        <w:rPr/>
        <w:t xml:space="preserve"> (</w:t>
      </w:r>
      <w:r>
        <w:rPr>
          <w:i/>
        </w:rPr>
        <w:t>T</w:t>
      </w:r>
      <w:r>
        <w:rPr>
          <w:vertAlign w:val="subscript"/>
        </w:rPr>
        <w:t xml:space="preserve">11 </w:t>
      </w:r>
      <w:r>
        <w:rPr/>
        <w:t xml:space="preserve">- </w:t>
      </w:r>
      <w:r>
        <w:rPr>
          <w:i/>
        </w:rPr>
        <w:t>T</w:t>
      </w:r>
      <w:r>
        <w:rPr>
          <w:vertAlign w:val="subscript"/>
        </w:rPr>
        <w:t>12</w:t>
      </w:r>
      <w:r>
        <w:rPr/>
        <w:t xml:space="preserve">) </w:t>
      </w:r>
      <w:r>
        <w:rPr>
          <w:vertAlign w:val="subscript"/>
        </w:rPr>
        <w:t xml:space="preserve">* </w:t>
      </w:r>
      <w:r>
        <w:rPr>
          <w:i/>
        </w:rPr>
        <w:t>T</w:t>
      </w:r>
      <w:r>
        <w:rPr>
          <w:vertAlign w:val="subscript"/>
        </w:rPr>
        <w:t>sfc</w:t>
      </w:r>
      <w:r>
        <w:rPr/>
        <w:t xml:space="preserve">  +  a</w:t>
      </w:r>
      <w:r>
        <w:rPr>
          <w:vertAlign w:val="subscript"/>
        </w:rPr>
        <w:t>3</w:t>
      </w:r>
      <w:r>
        <w:rPr/>
        <w:t xml:space="preserve"> </w:t>
      </w:r>
      <w:r>
        <w:rPr>
          <w:vertAlign w:val="subscript"/>
        </w:rPr>
        <w:t>*</w:t>
      </w:r>
      <w:r>
        <w:rPr/>
        <w:t xml:space="preserve"> (sec (</w:t>
      </w:r>
      <w:r>
        <w:rPr>
          <w:i/>
          <w:lang w:val="fr-FR"/>
        </w:rPr>
        <w:t>θ</w:t>
      </w:r>
      <w:r>
        <w:rPr/>
        <w:t xml:space="preserve">) – 1.0) </w:t>
      </w:r>
      <w:r>
        <w:rPr>
          <w:vertAlign w:val="subscript"/>
        </w:rPr>
        <w:t>*</w:t>
      </w:r>
      <w:r>
        <w:rPr/>
        <w:t xml:space="preserve"> (</w:t>
      </w:r>
      <w:r>
        <w:rPr>
          <w:i/>
        </w:rPr>
        <w:t>T</w:t>
      </w:r>
      <w:r>
        <w:rPr>
          <w:vertAlign w:val="subscript"/>
        </w:rPr>
        <w:t xml:space="preserve">11 </w:t>
      </w:r>
      <w:r>
        <w:rPr/>
        <w:t xml:space="preserve">- </w:t>
      </w:r>
      <w:r>
        <w:rPr>
          <w:i/>
        </w:rPr>
        <w:t>T</w:t>
      </w:r>
      <w:r>
        <w:rPr>
          <w:vertAlign w:val="subscript"/>
        </w:rPr>
        <w:t>12</w:t>
      </w:r>
      <w:r>
        <w:rPr/>
        <w:t xml:space="preserve">) </w:t>
      </w:r>
    </w:p>
    <w:p>
      <w:pPr>
        <w:pStyle w:val="Normal"/>
        <w:ind w:firstLine="720"/>
        <w:rPr/>
      </w:pPr>
      <w:r>
        <w:rPr/>
        <w:t xml:space="preserve">           </w:t>
      </w:r>
      <w:r>
        <w:rPr/>
        <w:t>+ a</w:t>
      </w:r>
      <w:r>
        <w:rPr>
          <w:vertAlign w:val="subscript"/>
        </w:rPr>
        <w:t>4</w:t>
      </w:r>
      <w:r>
        <w:rPr/>
        <w:t xml:space="preserve"> </w:t>
      </w:r>
      <w:r>
        <w:rPr>
          <w:vertAlign w:val="subscript"/>
        </w:rPr>
        <w:t>*</w:t>
      </w:r>
      <w:r>
        <w:rPr/>
        <w:t xml:space="preserve"> (</w:t>
      </w:r>
      <w:r>
        <w:rPr>
          <w:i/>
        </w:rPr>
        <w:t>θ</w:t>
      </w:r>
      <w:r>
        <w:rPr/>
        <w:t>) + a</w:t>
      </w:r>
      <w:r>
        <w:rPr>
          <w:vertAlign w:val="subscript"/>
        </w:rPr>
        <w:t>5</w:t>
      </w:r>
      <w:r>
        <w:rPr/>
        <w:t xml:space="preserve"> </w:t>
      </w:r>
      <w:r>
        <w:rPr>
          <w:vertAlign w:val="subscript"/>
        </w:rPr>
        <w:t>*</w:t>
      </w:r>
      <w:r>
        <w:rPr/>
        <w:t xml:space="preserve"> (</w:t>
      </w:r>
      <w:r>
        <w:rPr>
          <w:i/>
        </w:rPr>
        <w:t>θ</w:t>
      </w:r>
      <w:r>
        <w:rPr>
          <w:vertAlign w:val="superscript"/>
        </w:rPr>
        <w:t>2</w:t>
      </w:r>
      <w:r>
        <w:rPr/>
        <w:t>) + a</w:t>
      </w:r>
      <w:r>
        <w:rPr>
          <w:vertAlign w:val="subscript"/>
        </w:rPr>
        <w:t>6</w:t>
      </w:r>
      <w:r>
        <w:rPr/>
        <w:t xml:space="preserve"> </w:t>
      </w:r>
      <w:r>
        <w:rPr>
          <w:vertAlign w:val="subscript"/>
        </w:rPr>
        <w:t>*</w:t>
      </w:r>
      <w:r>
        <w:rPr/>
        <w:t xml:space="preserve"> (mirror_side)</w:t>
        <w:tab/>
        <w:tab/>
        <w:tab/>
        <w:tab/>
        <w:t xml:space="preserve">  </w:t>
        <w:tab/>
        <w:t xml:space="preserve">      (1)</w:t>
      </w:r>
    </w:p>
    <w:p>
      <w:pPr>
        <w:pStyle w:val="Normal"/>
        <w:rPr/>
      </w:pPr>
      <w:r>
        <w:rPr/>
        <w:t xml:space="preserve">where </w:t>
      </w:r>
      <w:r>
        <w:rPr>
          <w:i/>
        </w:rPr>
        <w:t>T</w:t>
      </w:r>
      <w:r>
        <w:rPr>
          <w:i/>
          <w:vertAlign w:val="subscript"/>
        </w:rPr>
        <w:t>n</w:t>
      </w:r>
      <w:r>
        <w:rPr/>
        <w:t xml:space="preserve"> are brightness temperatures measured in the channels at </w:t>
      </w:r>
      <w:r>
        <w:rPr>
          <w:i/>
        </w:rPr>
        <w:t>n</w:t>
      </w:r>
      <w:r>
        <w:rPr/>
        <w:t xml:space="preserve"> </w:t>
      </w:r>
      <w:r>
        <w:rPr>
          <w:rFonts w:eastAsia="Symbol" w:cs="Symbol" w:ascii="Symbol" w:hAnsi="Symbol"/>
        </w:rPr>
        <w:t></w:t>
      </w:r>
      <w:r>
        <w:rPr/>
        <w:t xml:space="preserve">m wavelength, </w:t>
      </w:r>
      <w:r>
        <w:rPr>
          <w:rFonts w:ascii="Times" w:hAnsi="Times"/>
          <w:i/>
        </w:rPr>
        <w:t>T</w:t>
      </w:r>
      <w:r>
        <w:rPr>
          <w:rFonts w:ascii="Times" w:hAnsi="Times"/>
          <w:vertAlign w:val="subscript"/>
        </w:rPr>
        <w:t xml:space="preserve">sfc </w:t>
      </w:r>
      <w:r>
        <w:rPr>
          <w:rFonts w:ascii="Times" w:hAnsi="Times"/>
        </w:rPr>
        <w:t xml:space="preserve"> is a ‘first guess’ estimate of the SST in the area, and </w:t>
      </w:r>
      <w:r>
        <w:rPr/>
        <w:t xml:space="preserve"> </w:t>
      </w:r>
      <w:r>
        <w:rPr>
          <w:i/>
        </w:rPr>
        <w:t>θ</w:t>
      </w:r>
      <w:r>
        <w:rPr/>
        <w:t xml:space="preserve"> is the satellite zenith angle. The a</w:t>
      </w:r>
      <w:r>
        <w:rPr>
          <w:vertAlign w:val="subscript"/>
        </w:rPr>
        <w:t>6</w:t>
      </w:r>
      <w:r>
        <w:rPr/>
        <w:t xml:space="preserve"> term is for MODIS only and is a consequence of small differences in the reflectivity of the two sides of the paddle-wheel scan mirror (</w:t>
      </w:r>
      <w:hyperlink w:anchor="_ENREF_51">
        <w:r>
          <w:rPr>
            <w:webHidden/>
            <w:rStyle w:val="InternetLink"/>
          </w:rPr>
        </w:r>
        <w:r>
          <w:fldChar w:fldCharType="begin"/>
        </w:r>
        <w:r>
          <w:instrText>ADDIN EN.CITE.DATA</w:instrText>
        </w:r>
        <w:r>
          <w:fldChar w:fldCharType="separate"/>
        </w:r>
        <w:bookmarkStart w:id="50" w:name="__Fieldmark__6278_2120427496"/>
        <w:bookmarkStart w:id="51" w:name="__Fieldmark__6277_2120427496"/>
        <w:bookmarkEnd w:id="50"/>
        <w:r>
          <w:rPr>
            <w:rStyle w:val="InternetLink"/>
          </w:rPr>
          <w:t>Xiong et al., 2008</w:t>
        </w:r>
        <w:r>
          <w:rPr>
            <w:rStyle w:val="InternetLink"/>
          </w:rPr>
        </w:r>
        <w:r>
          <w:fldChar w:fldCharType="end"/>
        </w:r>
      </w:hyperlink>
      <w:bookmarkEnd w:id="51"/>
      <w:r>
        <w:rPr/>
        <w:t xml:space="preserve">; </w:t>
      </w:r>
      <w:r>
        <w:fldChar w:fldCharType="end"/>
      </w:r>
      <w:r>
        <w:fldChar w:fldCharType="begin"/>
      </w:r>
      <w:r>
        <w:instrText>ADDIN EN.CITE &lt;EndNote&gt;&lt;Cite&gt;&lt;Author&gt;Kilpatrick&lt;/Author&gt;&lt;Year&gt;2015&lt;/Year&gt;&lt;RecNum&gt;4015&lt;/RecNum&gt;&lt;DisplayText&gt;Kilpatrick et al., 2015&lt;/DisplayText&gt;&lt;record&gt;&lt;rec-number&gt;4015&lt;/rec-number&gt;&lt;foreign-keys&gt;&lt;key app="EN" db-id="5apr590ftef55zea20spppw6srsvdvdazzer" timestamp="1432891590"&gt;4015&lt;/key&gt;&lt;key app="ENWeb" db-id=""&gt;0&lt;/key&gt;&lt;/foreign-keys&gt;&lt;ref-type name="Journal Article"&gt;17&lt;/ref-type&gt;&lt;contributors&gt;&lt;authors&gt;&lt;author&gt;Kilpatrick, K. A.&lt;/author&gt;&lt;author&gt;Podestá, G.&lt;/author&gt;&lt;author&gt;Walsh, S.&lt;/author&gt;&lt;author&gt;Williams, E.&lt;/author&gt;&lt;author&gt;Halliwell, V.&lt;/author&gt;&lt;author&gt;Szczodrak, M.&lt;/author&gt;&lt;author&gt;Brown, O. B.&lt;/author&gt;&lt;author&gt;Minnett, P. J.&lt;/author&gt;&lt;author&gt;Evans, R.&lt;/author&gt;&lt;/authors&gt;&lt;/contributors&gt;&lt;titles&gt;&lt;title&gt;A decade of sea surface temperature from MODIS&lt;/title&gt;&lt;secondary-title&gt;Remote Sensing of Environment&lt;/secondary-title&gt;&lt;/titles&gt;&lt;periodical&gt;&lt;full-title&gt;Remote Sensing of Environment&lt;/full-title&gt;&lt;/periodical&gt;&lt;pages&gt;27-41&lt;/pages&gt;&lt;volume&gt;165&lt;/volume&gt;&lt;number&gt;0&lt;/number&gt;&lt;keywords&gt;&lt;keyword&gt;MODIS&lt;/keyword&gt;&lt;keyword&gt;Sea surface temperature&lt;/keyword&gt;&lt;keyword&gt;Validation&lt;/keyword&gt;&lt;keyword&gt;Calibration&lt;/keyword&gt;&lt;/keywords&gt;&lt;dates&gt;&lt;year&gt;2015&lt;/year&gt;&lt;pub-dates&gt;&lt;date&gt;8//&lt;/date&gt;&lt;/pub-dates&gt;&lt;/dates&gt;&lt;isbn&gt;0034-4257&lt;/isbn&gt;&lt;urls&gt;&lt;related-urls&gt;&lt;url&gt;http://www.sciencedirect.com/science/article/pii/S0034425715001650&lt;/url&gt;&lt;/related-urls&gt;&lt;/urls&gt;&lt;electronic-resource-num&gt;http://dx.doi.org/10.1016/j.rse.2015.04.023&lt;/electronic-resource-num&gt;&lt;/record&gt;&lt;/Cite&gt;&lt;/EndNote&gt;</w:instrText>
      </w:r>
      <w:r>
        <w:fldChar w:fldCharType="separate"/>
      </w:r>
      <w:hyperlink w:anchor="_ENREF_22">
        <w:bookmarkStart w:id="52" w:name="__Fieldmark__6284_2120427496"/>
        <w:r>
          <w:rPr>
            <w:webHidden/>
            <w:rStyle w:val="InternetLink"/>
          </w:rPr>
          <w:t>Kilpatrick et al., 2015</w:t>
        </w:r>
        <w:r>
          <w:rPr>
            <w:rStyle w:val="InternetLink"/>
          </w:rPr>
        </w:r>
      </w:hyperlink>
      <w:bookmarkEnd w:id="52"/>
      <w:r>
        <w:rPr/>
        <w:t>). For VIIRS, a</w:t>
      </w:r>
      <w:r>
        <w:fldChar w:fldCharType="end"/>
      </w:r>
      <w:r>
        <w:rPr>
          <w:vertAlign w:val="subscript"/>
        </w:rPr>
        <w:t>6</w:t>
      </w:r>
      <w:r>
        <w:rPr/>
        <w:t xml:space="preserve"> = 0.</w:t>
      </w:r>
    </w:p>
    <w:p>
      <w:pPr>
        <w:pStyle w:val="Normal"/>
        <w:rPr/>
      </w:pPr>
      <w:r>
        <w:rPr/>
        <w:t xml:space="preserve">While equation (1) can be used both during the day and night, more accurate night-time retrievals are feasible using </w:t>
      </w:r>
      <w:del w:id="32" w:author="Guillermo" w:date="2017-07-31T17:43:00Z">
        <w:r>
          <w:rPr/>
          <w:delText xml:space="preserve">the </w:delText>
        </w:r>
      </w:del>
      <w:r>
        <w:rPr/>
        <w:t>measurements in the mid-IR transmission window, and the most effective algorithm for MODIS has been found to be:</w:t>
      </w:r>
    </w:p>
    <w:p>
      <w:pPr>
        <w:pStyle w:val="Normal"/>
        <w:ind w:firstLine="720"/>
        <w:rPr/>
      </w:pPr>
      <w:r>
        <w:rPr>
          <w:i/>
        </w:rPr>
        <w:t xml:space="preserve">            </w:t>
      </w:r>
      <w:r>
        <w:rPr>
          <w:i/>
        </w:rPr>
        <w:t>SST4</w:t>
      </w:r>
      <w:r>
        <w:rPr/>
        <w:t xml:space="preserve"> = a</w:t>
      </w:r>
      <w:r>
        <w:rPr>
          <w:vertAlign w:val="subscript"/>
        </w:rPr>
        <w:softHyphen/>
        <w:t>0</w:t>
      </w:r>
      <w:r>
        <w:rPr/>
        <w:t xml:space="preserve"> + a</w:t>
      </w:r>
      <w:r>
        <w:rPr>
          <w:sz w:val="22"/>
          <w:vertAlign w:val="subscript"/>
        </w:rPr>
        <w:t>1</w:t>
      </w:r>
      <w:r>
        <w:rPr>
          <w:vertAlign w:val="subscript"/>
        </w:rPr>
        <w:t xml:space="preserve"> </w:t>
      </w:r>
      <w:r>
        <w:rPr/>
        <w:t xml:space="preserve">* </w:t>
      </w:r>
      <w:r>
        <w:rPr>
          <w:i/>
        </w:rPr>
        <w:t>T</w:t>
      </w:r>
      <w:r>
        <w:rPr>
          <w:vertAlign w:val="subscript"/>
        </w:rPr>
        <w:t>3.95</w:t>
      </w:r>
      <w:r>
        <w:rPr>
          <w:i/>
        </w:rPr>
        <w:t xml:space="preserve"> </w:t>
      </w:r>
      <w:r>
        <w:rPr/>
        <w:t>+ a</w:t>
      </w:r>
      <w:r>
        <w:rPr>
          <w:sz w:val="22"/>
          <w:vertAlign w:val="subscript"/>
        </w:rPr>
        <w:t>2</w:t>
      </w:r>
      <w:r>
        <w:rPr/>
        <w:t xml:space="preserve"> * (</w:t>
      </w:r>
      <w:r>
        <w:rPr>
          <w:i/>
        </w:rPr>
        <w:t>T</w:t>
      </w:r>
      <w:r>
        <w:rPr>
          <w:vertAlign w:val="subscript"/>
        </w:rPr>
        <w:t xml:space="preserve">3.95 </w:t>
      </w:r>
      <w:r>
        <w:rPr/>
        <w:t xml:space="preserve">– </w:t>
      </w:r>
      <w:r>
        <w:rPr>
          <w:i/>
        </w:rPr>
        <w:t>T</w:t>
      </w:r>
      <w:r>
        <w:rPr>
          <w:vertAlign w:val="subscript"/>
        </w:rPr>
        <w:t>4.05</w:t>
      </w:r>
      <w:r>
        <w:rPr/>
        <w:t>)</w:t>
      </w:r>
      <w:r>
        <w:rPr>
          <w:vertAlign w:val="subscript"/>
        </w:rPr>
        <w:t xml:space="preserve"> </w:t>
      </w:r>
      <w:r>
        <w:rPr/>
        <w:t>+ a</w:t>
      </w:r>
      <w:r>
        <w:rPr>
          <w:sz w:val="22"/>
          <w:vertAlign w:val="subscript"/>
        </w:rPr>
        <w:t xml:space="preserve">3 </w:t>
      </w:r>
      <w:r>
        <w:rPr/>
        <w:t>* (sec (</w:t>
      </w:r>
      <w:r>
        <w:rPr>
          <w:i/>
          <w:lang w:val="fr-FR"/>
        </w:rPr>
        <w:t>θ</w:t>
      </w:r>
      <w:r>
        <w:rPr/>
        <w:t>) - 1.0)</w:t>
        <w:tab/>
        <w:tab/>
        <w:t xml:space="preserve">       (2)</w:t>
      </w:r>
    </w:p>
    <w:p>
      <w:pPr>
        <w:pStyle w:val="Normal"/>
        <w:rPr/>
      </w:pPr>
      <w:r>
        <w:rPr/>
        <w:t>where the symbols have the same meaning as in Equation 1, but coefficients a</w:t>
      </w:r>
      <w:r>
        <w:rPr>
          <w:vertAlign w:val="subscript"/>
        </w:rPr>
        <w:t>0</w:t>
      </w:r>
      <w:r>
        <w:rPr/>
        <w:t>-a</w:t>
      </w:r>
      <w:r>
        <w:rPr>
          <w:vertAlign w:val="subscript"/>
        </w:rPr>
        <w:t>3</w:t>
      </w:r>
      <w:r>
        <w:rPr/>
        <w:t xml:space="preserve"> are of course different. For VIIRS, the night-time algorithm is: </w:t>
      </w:r>
    </w:p>
    <w:p>
      <w:pPr>
        <w:pStyle w:val="Normal"/>
        <w:spacing w:lineRule="auto" w:line="480"/>
        <w:jc w:val="right"/>
        <w:rPr/>
      </w:pPr>
      <w:r>
        <w:rPr>
          <w:i/>
        </w:rPr>
        <w:t>SST</w:t>
      </w:r>
      <w:r>
        <w:rPr>
          <w:i/>
          <w:vertAlign w:val="subscript"/>
        </w:rPr>
        <w:t>triple</w:t>
      </w:r>
      <w:r>
        <w:rPr>
          <w:vertAlign w:val="subscript"/>
        </w:rPr>
        <w:t xml:space="preserve"> </w:t>
      </w:r>
      <w:r>
        <w:rPr/>
        <w:t>= a</w:t>
      </w:r>
      <w:r>
        <w:rPr>
          <w:vertAlign w:val="subscript"/>
        </w:rPr>
        <w:t>0</w:t>
      </w:r>
      <w:r>
        <w:rPr/>
        <w:t xml:space="preserve"> +a</w:t>
      </w:r>
      <w:r>
        <w:rPr>
          <w:vertAlign w:val="subscript"/>
        </w:rPr>
        <w:t>1</w:t>
      </w:r>
      <w:r>
        <w:rPr>
          <w:i/>
          <w:iCs/>
        </w:rPr>
        <w:t>T</w:t>
      </w:r>
      <w:r>
        <w:rPr>
          <w:vertAlign w:val="subscript"/>
        </w:rPr>
        <w:t>11</w:t>
      </w:r>
      <w:r>
        <w:rPr/>
        <w:t xml:space="preserve"> +a</w:t>
      </w:r>
      <w:r>
        <w:rPr>
          <w:vertAlign w:val="subscript"/>
        </w:rPr>
        <w:t>2</w:t>
      </w:r>
      <w:r>
        <w:rPr/>
        <w:t>(</w:t>
      </w:r>
      <w:r>
        <w:rPr>
          <w:i/>
          <w:iCs/>
        </w:rPr>
        <w:t>T</w:t>
      </w:r>
      <w:r>
        <w:rPr>
          <w:vertAlign w:val="subscript"/>
        </w:rPr>
        <w:t>3.7</w:t>
      </w:r>
      <w:r>
        <w:rPr/>
        <w:t>-</w:t>
      </w:r>
      <w:r>
        <w:rPr>
          <w:i/>
          <w:iCs/>
        </w:rPr>
        <w:t>T</w:t>
      </w:r>
      <w:r>
        <w:rPr>
          <w:vertAlign w:val="subscript"/>
        </w:rPr>
        <w:t>12</w:t>
      </w:r>
      <w:r>
        <w:rPr/>
        <w:t xml:space="preserve">) </w:t>
      </w:r>
      <w:r>
        <w:rPr>
          <w:i/>
          <w:iCs/>
        </w:rPr>
        <w:t>T</w:t>
      </w:r>
      <w:r>
        <w:rPr>
          <w:vertAlign w:val="subscript"/>
        </w:rPr>
        <w:t>sfc</w:t>
      </w:r>
      <w:r>
        <w:rPr/>
        <w:t xml:space="preserve"> +  a</w:t>
      </w:r>
      <w:r>
        <w:rPr>
          <w:vertAlign w:val="subscript"/>
        </w:rPr>
        <w:t>3</w:t>
      </w:r>
      <w:r>
        <w:rPr/>
        <w:t>(sec(</w:t>
      </w:r>
      <w:r>
        <w:rPr>
          <w:i/>
          <w:iCs/>
        </w:rPr>
        <w:t>θ</w:t>
      </w:r>
      <w:r>
        <w:rPr/>
        <w:t>)-1)  + a</w:t>
      </w:r>
      <w:r>
        <w:rPr>
          <w:vertAlign w:val="subscript"/>
        </w:rPr>
        <w:t>4</w:t>
      </w:r>
      <w:r>
        <w:rPr/>
        <w:t>(</w:t>
      </w:r>
      <w:r>
        <w:rPr>
          <w:i/>
          <w:iCs/>
        </w:rPr>
        <w:t>θ</w:t>
      </w:r>
      <w:r>
        <w:rPr/>
        <w:t>) +a</w:t>
      </w:r>
      <w:r>
        <w:rPr>
          <w:vertAlign w:val="subscript"/>
        </w:rPr>
        <w:t>5</w:t>
      </w:r>
      <w:r>
        <w:rPr/>
        <w:t>(</w:t>
      </w:r>
      <w:r>
        <w:rPr>
          <w:i/>
          <w:iCs/>
        </w:rPr>
        <w:t>θ</w:t>
      </w:r>
      <w:r>
        <w:rPr>
          <w:vertAlign w:val="superscript"/>
        </w:rPr>
        <w:t>2</w:t>
      </w:r>
      <w:r>
        <w:rPr/>
        <w:t>)                   (3)</w:t>
      </w:r>
    </w:p>
    <w:p>
      <w:pPr>
        <w:pStyle w:val="Normal"/>
        <w:rPr/>
      </w:pPr>
      <w:r>
        <w:rPr/>
        <w:t xml:space="preserve">There are two approaches for deriving the coefficients: numerical simulations of the brightness temperature measurements, and collocated and contemporaneous match-ups with in situ measurements. </w:t>
      </w:r>
    </w:p>
    <w:p>
      <w:pPr>
        <w:pStyle w:val="Normal"/>
        <w:rPr/>
      </w:pPr>
      <w:r>
        <w:rPr/>
        <w:t>The current coefficients for the MODIS and VIIRS SST</w:t>
      </w:r>
      <w:r>
        <w:rPr>
          <w:vertAlign w:val="subscript"/>
        </w:rPr>
        <w:t>skin</w:t>
      </w:r>
      <w:r>
        <w:rPr/>
        <w:t xml:space="preserve"> atmospheric correction algorithms have been derived using collocated subsurface temperature measurements from drifting and moored buoys, and validated using withheld buoy measurements and data from shipboard radiometers. The buoy and radiometer data, together with the coincident MODIS and VIIRS brightness temperatures and other related ancillary information are compiled by the Miami research group and NASA collaborators into three Match-Up Data Bases (MUDBs) for MODISs on Terra and Aqua, and VIIRS, respectively. </w:t>
      </w:r>
    </w:p>
    <w:p>
      <w:pPr>
        <w:pStyle w:val="Normal"/>
        <w:rPr/>
      </w:pPr>
      <w:r>
        <w:rPr/>
        <w:t>In previous work by the Miami group, the seasonally dependent bias errors in MODIS SSTs have been reduced by deriving algorithm coefficients on a monthly basis, which are estimated using a time-averaged window to avoid unphysical discontinuities at the change of the month. The between satellite-derived SST</w:t>
      </w:r>
      <w:r>
        <w:rPr>
          <w:vertAlign w:val="subscript"/>
        </w:rPr>
        <w:t>skin</w:t>
      </w:r>
      <w:r>
        <w:rPr/>
        <w:t xml:space="preserve"> and those from ship-based radiometers are shown as global statistics in Table 1. </w:t>
      </w:r>
    </w:p>
    <w:tbl>
      <w:tblPr>
        <w:tblStyle w:val="TableGridLight"/>
        <w:tblpPr w:bottomFromText="0" w:horzAnchor="margin" w:leftFromText="180" w:rightFromText="180" w:tblpX="0" w:tblpY="860" w:topFromText="0" w:vertAnchor="text"/>
        <w:tblW w:w="9260" w:type="dxa"/>
        <w:jc w:val="left"/>
        <w:tblInd w:w="108" w:type="dxa"/>
        <w:tblCellMar>
          <w:top w:w="0" w:type="dxa"/>
          <w:left w:w="103" w:type="dxa"/>
          <w:bottom w:w="0" w:type="dxa"/>
          <w:right w:w="108" w:type="dxa"/>
        </w:tblCellMar>
        <w:tblLook w:val="04a0" w:noVBand="1" w:noHBand="0" w:lastColumn="0" w:firstColumn="1" w:lastRow="0" w:firstRow="1"/>
      </w:tblPr>
      <w:tblGrid>
        <w:gridCol w:w="2784"/>
        <w:gridCol w:w="1305"/>
        <w:gridCol w:w="1304"/>
        <w:gridCol w:w="1305"/>
        <w:gridCol w:w="1305"/>
        <w:gridCol w:w="1256"/>
      </w:tblGrid>
      <w:tr>
        <w:trPr>
          <w:trHeight w:val="257" w:hRule="atLeast"/>
        </w:trPr>
        <w:tc>
          <w:tcPr>
            <w:tcW w:w="2784" w:type="dxa"/>
            <w:tcBorders/>
            <w:shd w:fill="auto" w:val="clear"/>
            <w:tcMar>
              <w:left w:w="103" w:type="dxa"/>
            </w:tcMar>
          </w:tcPr>
          <w:p>
            <w:pPr>
              <w:pStyle w:val="Normal"/>
              <w:spacing w:lineRule="auto" w:line="240" w:before="0" w:after="0"/>
              <w:ind w:right="151" w:hanging="30"/>
              <w:jc w:val="center"/>
              <w:rPr>
                <w:b/>
                <w:b/>
              </w:rPr>
            </w:pPr>
            <w:r>
              <w:rPr>
                <w:b/>
                <w:bCs/>
              </w:rPr>
              <w:t>Satellite and Algorithm</w:t>
            </w:r>
          </w:p>
        </w:tc>
        <w:tc>
          <w:tcPr>
            <w:tcW w:w="1305" w:type="dxa"/>
            <w:tcBorders/>
            <w:shd w:fill="auto" w:val="clear"/>
            <w:tcMar>
              <w:left w:w="103" w:type="dxa"/>
            </w:tcMar>
          </w:tcPr>
          <w:p>
            <w:pPr>
              <w:pStyle w:val="Normal"/>
              <w:spacing w:lineRule="auto" w:line="240" w:before="0" w:after="0"/>
              <w:ind w:hanging="20"/>
              <w:jc w:val="center"/>
              <w:rPr>
                <w:b/>
                <w:b/>
              </w:rPr>
            </w:pPr>
            <w:r>
              <w:rPr>
                <w:b/>
              </w:rPr>
              <w:t>Mean</w:t>
            </w:r>
          </w:p>
        </w:tc>
        <w:tc>
          <w:tcPr>
            <w:tcW w:w="1304" w:type="dxa"/>
            <w:tcBorders/>
            <w:shd w:fill="auto" w:val="clear"/>
            <w:tcMar>
              <w:left w:w="103" w:type="dxa"/>
            </w:tcMar>
          </w:tcPr>
          <w:p>
            <w:pPr>
              <w:pStyle w:val="Normal"/>
              <w:spacing w:lineRule="auto" w:line="240" w:before="0" w:after="0"/>
              <w:ind w:hanging="20"/>
              <w:jc w:val="center"/>
              <w:rPr>
                <w:b/>
                <w:b/>
              </w:rPr>
            </w:pPr>
            <w:r>
              <w:rPr>
                <w:b/>
              </w:rPr>
              <w:t>Median</w:t>
            </w:r>
          </w:p>
        </w:tc>
        <w:tc>
          <w:tcPr>
            <w:tcW w:w="1305" w:type="dxa"/>
            <w:tcBorders/>
            <w:shd w:fill="auto" w:val="clear"/>
            <w:tcMar>
              <w:left w:w="103" w:type="dxa"/>
            </w:tcMar>
          </w:tcPr>
          <w:p>
            <w:pPr>
              <w:pStyle w:val="Normal"/>
              <w:spacing w:lineRule="auto" w:line="240" w:before="0" w:after="0"/>
              <w:ind w:hanging="20"/>
              <w:jc w:val="center"/>
              <w:rPr>
                <w:b/>
                <w:b/>
              </w:rPr>
            </w:pPr>
            <w:r>
              <w:rPr>
                <w:b/>
              </w:rPr>
              <w:t>St. Deviation</w:t>
            </w:r>
          </w:p>
        </w:tc>
        <w:tc>
          <w:tcPr>
            <w:tcW w:w="1305" w:type="dxa"/>
            <w:tcBorders/>
            <w:shd w:fill="auto" w:val="clear"/>
            <w:tcMar>
              <w:left w:w="103" w:type="dxa"/>
            </w:tcMar>
          </w:tcPr>
          <w:p>
            <w:pPr>
              <w:pStyle w:val="Normal"/>
              <w:spacing w:lineRule="auto" w:line="240" w:before="0" w:after="0"/>
              <w:ind w:hanging="20"/>
              <w:jc w:val="center"/>
              <w:rPr>
                <w:b/>
                <w:b/>
              </w:rPr>
            </w:pPr>
            <w:r>
              <w:rPr>
                <w:b/>
              </w:rPr>
              <w:t>Robust St. Dev</w:t>
            </w:r>
            <w:ins w:id="33" w:author="Guillermo" w:date="2017-07-31T17:45:00Z">
              <w:r>
                <w:rPr>
                  <w:b/>
                </w:rPr>
                <w:t>iation</w:t>
              </w:r>
            </w:ins>
            <w:del w:id="34" w:author="Guillermo" w:date="2017-07-31T17:45:00Z">
              <w:r>
                <w:rPr>
                  <w:b/>
                </w:rPr>
                <w:delText>.</w:delText>
              </w:r>
            </w:del>
          </w:p>
        </w:tc>
        <w:tc>
          <w:tcPr>
            <w:tcW w:w="1256" w:type="dxa"/>
            <w:tcBorders/>
            <w:shd w:fill="auto" w:val="clear"/>
            <w:tcMar>
              <w:left w:w="103" w:type="dxa"/>
            </w:tcMar>
          </w:tcPr>
          <w:p>
            <w:pPr>
              <w:pStyle w:val="Normal"/>
              <w:spacing w:lineRule="auto" w:line="240" w:before="0" w:after="0"/>
              <w:ind w:hanging="20"/>
              <w:jc w:val="center"/>
              <w:rPr>
                <w:b/>
                <w:b/>
              </w:rPr>
            </w:pPr>
            <w:r>
              <w:rPr>
                <w:b/>
              </w:rPr>
              <w:t>N</w:t>
            </w:r>
            <w:ins w:id="35" w:author="Guillermo" w:date="2017-07-31T17:46:00Z">
              <w:r>
                <w:rPr>
                  <w:b/>
                </w:rPr>
                <w:t xml:space="preserve">o. of </w:t>
              </w:r>
            </w:ins>
            <w:del w:id="36" w:author="Guillermo" w:date="2017-07-31T17:46:00Z">
              <w:r>
                <w:rPr>
                  <w:b/>
                </w:rPr>
                <w:delText>umber</w:delText>
              </w:r>
            </w:del>
            <w:ins w:id="37" w:author="Guillermo" w:date="2017-07-31T17:46:00Z">
              <w:r>
                <w:rPr>
                  <w:b/>
                </w:rPr>
                <w:t xml:space="preserve"> matchups</w:t>
              </w:r>
            </w:ins>
          </w:p>
        </w:tc>
      </w:tr>
      <w:tr>
        <w:trPr>
          <w:trHeight w:val="245" w:hRule="atLeast"/>
        </w:trPr>
        <w:tc>
          <w:tcPr>
            <w:tcW w:w="2784" w:type="dxa"/>
            <w:tcBorders/>
            <w:shd w:fill="auto" w:val="clear"/>
            <w:tcMar>
              <w:left w:w="103" w:type="dxa"/>
            </w:tcMar>
          </w:tcPr>
          <w:p>
            <w:pPr>
              <w:pStyle w:val="Normal"/>
              <w:spacing w:lineRule="auto" w:line="240" w:before="0" w:after="0"/>
              <w:ind w:left="337" w:right="144" w:hanging="29"/>
              <w:rPr/>
            </w:pPr>
            <w:r>
              <w:rPr>
                <w:bCs/>
              </w:rPr>
              <w:t>Terra SST Day</w:t>
            </w:r>
          </w:p>
        </w:tc>
        <w:tc>
          <w:tcPr>
            <w:tcW w:w="1305" w:type="dxa"/>
            <w:tcBorders/>
            <w:shd w:fill="auto" w:val="clear"/>
            <w:tcMar>
              <w:left w:w="103" w:type="dxa"/>
            </w:tcMar>
          </w:tcPr>
          <w:p>
            <w:pPr>
              <w:pStyle w:val="Normal"/>
              <w:tabs>
                <w:tab w:val="decimal" w:pos="254" w:leader="none"/>
              </w:tabs>
              <w:spacing w:lineRule="auto" w:line="240" w:before="0" w:after="0"/>
              <w:ind w:hanging="20"/>
              <w:jc w:val="center"/>
              <w:rPr/>
            </w:pPr>
            <w:r>
              <w:rPr/>
              <w:t>0.082</w:t>
            </w:r>
          </w:p>
        </w:tc>
        <w:tc>
          <w:tcPr>
            <w:tcW w:w="1304" w:type="dxa"/>
            <w:tcBorders/>
            <w:shd w:fill="auto" w:val="clear"/>
            <w:tcMar>
              <w:left w:w="103" w:type="dxa"/>
            </w:tcMar>
          </w:tcPr>
          <w:p>
            <w:pPr>
              <w:pStyle w:val="Normal"/>
              <w:spacing w:lineRule="auto" w:line="240" w:before="0" w:after="0"/>
              <w:ind w:hanging="20"/>
              <w:jc w:val="center"/>
              <w:rPr/>
            </w:pPr>
            <w:r>
              <w:rPr/>
              <w:t>0.080</w:t>
            </w:r>
          </w:p>
        </w:tc>
        <w:tc>
          <w:tcPr>
            <w:tcW w:w="1305" w:type="dxa"/>
            <w:tcBorders/>
            <w:shd w:fill="auto" w:val="clear"/>
            <w:tcMar>
              <w:left w:w="103" w:type="dxa"/>
            </w:tcMar>
          </w:tcPr>
          <w:p>
            <w:pPr>
              <w:pStyle w:val="Normal"/>
              <w:tabs>
                <w:tab w:val="decimal" w:pos="254" w:leader="none"/>
              </w:tabs>
              <w:spacing w:lineRule="auto" w:line="240" w:before="0" w:after="0"/>
              <w:ind w:hanging="20"/>
              <w:jc w:val="center"/>
              <w:rPr/>
            </w:pPr>
            <w:r>
              <w:rPr/>
              <w:t>0.567</w:t>
            </w:r>
          </w:p>
        </w:tc>
        <w:tc>
          <w:tcPr>
            <w:tcW w:w="1305" w:type="dxa"/>
            <w:tcBorders/>
            <w:shd w:fill="auto" w:val="clear"/>
            <w:tcMar>
              <w:left w:w="103" w:type="dxa"/>
            </w:tcMar>
          </w:tcPr>
          <w:p>
            <w:pPr>
              <w:pStyle w:val="Normal"/>
              <w:tabs>
                <w:tab w:val="decimal" w:pos="254" w:leader="none"/>
              </w:tabs>
              <w:spacing w:lineRule="auto" w:line="240" w:before="0" w:after="0"/>
              <w:ind w:hanging="20"/>
              <w:jc w:val="center"/>
              <w:rPr/>
            </w:pPr>
            <w:r>
              <w:rPr/>
              <w:t>0.409</w:t>
            </w:r>
          </w:p>
        </w:tc>
        <w:tc>
          <w:tcPr>
            <w:tcW w:w="1256" w:type="dxa"/>
            <w:tcBorders/>
            <w:shd w:fill="auto" w:val="clear"/>
            <w:tcMar>
              <w:left w:w="103" w:type="dxa"/>
            </w:tcMar>
          </w:tcPr>
          <w:p>
            <w:pPr>
              <w:pStyle w:val="Normal"/>
              <w:spacing w:lineRule="auto" w:line="240" w:before="0" w:after="0"/>
              <w:ind w:hanging="20"/>
              <w:jc w:val="center"/>
              <w:rPr/>
            </w:pPr>
            <w:r>
              <w:rPr/>
              <w:t>1025</w:t>
            </w:r>
          </w:p>
        </w:tc>
      </w:tr>
      <w:tr>
        <w:trPr>
          <w:trHeight w:val="308" w:hRule="atLeast"/>
        </w:trPr>
        <w:tc>
          <w:tcPr>
            <w:tcW w:w="2784" w:type="dxa"/>
            <w:tcBorders/>
            <w:shd w:fill="auto" w:val="clear"/>
            <w:tcMar>
              <w:left w:w="103" w:type="dxa"/>
            </w:tcMar>
          </w:tcPr>
          <w:p>
            <w:pPr>
              <w:pStyle w:val="Normal"/>
              <w:spacing w:lineRule="auto" w:line="240" w:before="0" w:after="0"/>
              <w:ind w:left="337" w:right="144" w:hanging="29"/>
              <w:rPr/>
            </w:pPr>
            <w:r>
              <w:rPr>
                <w:bCs/>
              </w:rPr>
              <w:t>Terra SST Night</w:t>
            </w:r>
          </w:p>
        </w:tc>
        <w:tc>
          <w:tcPr>
            <w:tcW w:w="1305" w:type="dxa"/>
            <w:tcBorders/>
            <w:shd w:fill="auto" w:val="clear"/>
            <w:tcMar>
              <w:left w:w="103" w:type="dxa"/>
            </w:tcMar>
          </w:tcPr>
          <w:p>
            <w:pPr>
              <w:pStyle w:val="Normal"/>
              <w:tabs>
                <w:tab w:val="decimal" w:pos="254" w:leader="none"/>
              </w:tabs>
              <w:spacing w:lineRule="auto" w:line="240" w:before="0" w:after="0"/>
              <w:ind w:hanging="20"/>
              <w:jc w:val="center"/>
              <w:rPr/>
            </w:pPr>
            <w:r>
              <w:rPr/>
              <w:t>0.048</w:t>
            </w:r>
          </w:p>
        </w:tc>
        <w:tc>
          <w:tcPr>
            <w:tcW w:w="1304" w:type="dxa"/>
            <w:tcBorders/>
            <w:shd w:fill="auto" w:val="clear"/>
            <w:tcMar>
              <w:left w:w="103" w:type="dxa"/>
            </w:tcMar>
          </w:tcPr>
          <w:p>
            <w:pPr>
              <w:pStyle w:val="Normal"/>
              <w:spacing w:lineRule="auto" w:line="240" w:before="0" w:after="0"/>
              <w:ind w:hanging="20"/>
              <w:jc w:val="center"/>
              <w:rPr/>
            </w:pPr>
            <w:r>
              <w:rPr/>
              <w:t>0.034</w:t>
            </w:r>
          </w:p>
        </w:tc>
        <w:tc>
          <w:tcPr>
            <w:tcW w:w="1305" w:type="dxa"/>
            <w:tcBorders/>
            <w:shd w:fill="auto" w:val="clear"/>
            <w:tcMar>
              <w:left w:w="103" w:type="dxa"/>
            </w:tcMar>
          </w:tcPr>
          <w:p>
            <w:pPr>
              <w:pStyle w:val="Normal"/>
              <w:tabs>
                <w:tab w:val="decimal" w:pos="254" w:leader="none"/>
              </w:tabs>
              <w:spacing w:lineRule="auto" w:line="240" w:before="0" w:after="0"/>
              <w:ind w:hanging="20"/>
              <w:jc w:val="center"/>
              <w:rPr/>
            </w:pPr>
            <w:r>
              <w:rPr/>
              <w:t>0.467</w:t>
            </w:r>
          </w:p>
        </w:tc>
        <w:tc>
          <w:tcPr>
            <w:tcW w:w="1305" w:type="dxa"/>
            <w:tcBorders/>
            <w:shd w:fill="auto" w:val="clear"/>
            <w:tcMar>
              <w:left w:w="103" w:type="dxa"/>
            </w:tcMar>
          </w:tcPr>
          <w:p>
            <w:pPr>
              <w:pStyle w:val="Normal"/>
              <w:tabs>
                <w:tab w:val="decimal" w:pos="254" w:leader="none"/>
              </w:tabs>
              <w:spacing w:lineRule="auto" w:line="240" w:before="0" w:after="0"/>
              <w:ind w:hanging="20"/>
              <w:jc w:val="center"/>
              <w:rPr/>
            </w:pPr>
            <w:r>
              <w:rPr/>
              <w:t>0.337</w:t>
            </w:r>
          </w:p>
        </w:tc>
        <w:tc>
          <w:tcPr>
            <w:tcW w:w="1256" w:type="dxa"/>
            <w:tcBorders/>
            <w:shd w:fill="auto" w:val="clear"/>
            <w:tcMar>
              <w:left w:w="103" w:type="dxa"/>
            </w:tcMar>
          </w:tcPr>
          <w:p>
            <w:pPr>
              <w:pStyle w:val="Normal"/>
              <w:spacing w:lineRule="auto" w:line="240" w:before="0" w:after="0"/>
              <w:ind w:hanging="20"/>
              <w:jc w:val="center"/>
              <w:rPr/>
            </w:pPr>
            <w:r>
              <w:rPr/>
              <w:t>2454</w:t>
            </w:r>
          </w:p>
        </w:tc>
      </w:tr>
      <w:tr>
        <w:trPr>
          <w:trHeight w:val="263" w:hRule="atLeast"/>
        </w:trPr>
        <w:tc>
          <w:tcPr>
            <w:tcW w:w="2784" w:type="dxa"/>
            <w:tcBorders/>
            <w:shd w:fill="auto" w:val="clear"/>
            <w:tcMar>
              <w:left w:w="103" w:type="dxa"/>
            </w:tcMar>
          </w:tcPr>
          <w:p>
            <w:pPr>
              <w:pStyle w:val="Normal"/>
              <w:spacing w:lineRule="auto" w:line="240" w:before="0" w:after="0"/>
              <w:ind w:left="337" w:right="144" w:hanging="29"/>
              <w:rPr/>
            </w:pPr>
            <w:r>
              <w:rPr>
                <w:bCs/>
              </w:rPr>
              <w:t>Terra SST4 Night</w:t>
            </w:r>
          </w:p>
        </w:tc>
        <w:tc>
          <w:tcPr>
            <w:tcW w:w="1305" w:type="dxa"/>
            <w:tcBorders/>
            <w:shd w:fill="auto" w:val="clear"/>
            <w:tcMar>
              <w:left w:w="103" w:type="dxa"/>
            </w:tcMar>
          </w:tcPr>
          <w:p>
            <w:pPr>
              <w:pStyle w:val="Normal"/>
              <w:tabs>
                <w:tab w:val="decimal" w:pos="254" w:leader="none"/>
              </w:tabs>
              <w:spacing w:lineRule="auto" w:line="240" w:before="0" w:after="0"/>
              <w:ind w:hanging="20"/>
              <w:jc w:val="center"/>
              <w:rPr/>
            </w:pPr>
            <w:r>
              <w:rPr/>
              <w:t>0.016</w:t>
            </w:r>
          </w:p>
        </w:tc>
        <w:tc>
          <w:tcPr>
            <w:tcW w:w="1304" w:type="dxa"/>
            <w:tcBorders/>
            <w:shd w:fill="auto" w:val="clear"/>
            <w:tcMar>
              <w:left w:w="103" w:type="dxa"/>
            </w:tcMar>
          </w:tcPr>
          <w:p>
            <w:pPr>
              <w:pStyle w:val="Normal"/>
              <w:spacing w:lineRule="auto" w:line="240" w:before="0" w:after="0"/>
              <w:ind w:hanging="20"/>
              <w:jc w:val="center"/>
              <w:rPr/>
            </w:pPr>
            <w:r>
              <w:rPr/>
              <w:t>0.023</w:t>
            </w:r>
          </w:p>
        </w:tc>
        <w:tc>
          <w:tcPr>
            <w:tcW w:w="1305" w:type="dxa"/>
            <w:tcBorders/>
            <w:shd w:fill="auto" w:val="clear"/>
            <w:tcMar>
              <w:left w:w="103" w:type="dxa"/>
            </w:tcMar>
          </w:tcPr>
          <w:p>
            <w:pPr>
              <w:pStyle w:val="Normal"/>
              <w:tabs>
                <w:tab w:val="decimal" w:pos="254" w:leader="none"/>
              </w:tabs>
              <w:spacing w:lineRule="auto" w:line="240" w:before="0" w:after="0"/>
              <w:ind w:hanging="20"/>
              <w:jc w:val="center"/>
              <w:rPr/>
            </w:pPr>
            <w:r>
              <w:rPr/>
              <w:t>0.339</w:t>
            </w:r>
          </w:p>
        </w:tc>
        <w:tc>
          <w:tcPr>
            <w:tcW w:w="1305" w:type="dxa"/>
            <w:tcBorders/>
            <w:shd w:fill="auto" w:val="clear"/>
            <w:tcMar>
              <w:left w:w="103" w:type="dxa"/>
            </w:tcMar>
          </w:tcPr>
          <w:p>
            <w:pPr>
              <w:pStyle w:val="Normal"/>
              <w:tabs>
                <w:tab w:val="decimal" w:pos="254" w:leader="none"/>
              </w:tabs>
              <w:spacing w:lineRule="auto" w:line="240" w:before="0" w:after="0"/>
              <w:ind w:hanging="20"/>
              <w:jc w:val="center"/>
              <w:rPr/>
            </w:pPr>
            <w:r>
              <w:rPr/>
              <w:t>0.244</w:t>
            </w:r>
          </w:p>
        </w:tc>
        <w:tc>
          <w:tcPr>
            <w:tcW w:w="1256" w:type="dxa"/>
            <w:tcBorders/>
            <w:shd w:fill="auto" w:val="clear"/>
            <w:tcMar>
              <w:left w:w="103" w:type="dxa"/>
            </w:tcMar>
          </w:tcPr>
          <w:p>
            <w:pPr>
              <w:pStyle w:val="Normal"/>
              <w:spacing w:lineRule="auto" w:line="240" w:before="0" w:after="0"/>
              <w:ind w:hanging="20"/>
              <w:jc w:val="center"/>
              <w:rPr/>
            </w:pPr>
            <w:r>
              <w:rPr/>
              <w:t>2467</w:t>
            </w:r>
          </w:p>
        </w:tc>
      </w:tr>
      <w:tr>
        <w:trPr>
          <w:trHeight w:val="335" w:hRule="atLeast"/>
        </w:trPr>
        <w:tc>
          <w:tcPr>
            <w:tcW w:w="2784" w:type="dxa"/>
            <w:tcBorders/>
            <w:shd w:fill="auto" w:val="clear"/>
            <w:tcMar>
              <w:left w:w="103" w:type="dxa"/>
            </w:tcMar>
          </w:tcPr>
          <w:p>
            <w:pPr>
              <w:pStyle w:val="Normal"/>
              <w:spacing w:lineRule="auto" w:line="240" w:before="0" w:after="0"/>
              <w:ind w:left="337" w:right="144" w:hanging="29"/>
              <w:rPr/>
            </w:pPr>
            <w:r>
              <w:rPr>
                <w:bCs/>
              </w:rPr>
              <w:t>Aqua SST Day</w:t>
            </w:r>
          </w:p>
        </w:tc>
        <w:tc>
          <w:tcPr>
            <w:tcW w:w="1305" w:type="dxa"/>
            <w:tcBorders/>
            <w:shd w:fill="auto" w:val="clear"/>
            <w:tcMar>
              <w:left w:w="103" w:type="dxa"/>
            </w:tcMar>
          </w:tcPr>
          <w:p>
            <w:pPr>
              <w:pStyle w:val="Normal"/>
              <w:tabs>
                <w:tab w:val="decimal" w:pos="254" w:leader="none"/>
              </w:tabs>
              <w:spacing w:lineRule="auto" w:line="240" w:before="0" w:after="0"/>
              <w:ind w:hanging="20"/>
              <w:jc w:val="center"/>
              <w:rPr/>
            </w:pPr>
            <w:r>
              <w:rPr/>
              <w:t>0.105</w:t>
            </w:r>
          </w:p>
        </w:tc>
        <w:tc>
          <w:tcPr>
            <w:tcW w:w="1304" w:type="dxa"/>
            <w:tcBorders/>
            <w:shd w:fill="auto" w:val="clear"/>
            <w:tcMar>
              <w:left w:w="103" w:type="dxa"/>
            </w:tcMar>
          </w:tcPr>
          <w:p>
            <w:pPr>
              <w:pStyle w:val="Normal"/>
              <w:spacing w:lineRule="auto" w:line="240" w:before="0" w:after="0"/>
              <w:ind w:hanging="20"/>
              <w:jc w:val="center"/>
              <w:rPr/>
            </w:pPr>
            <w:r>
              <w:rPr/>
              <w:t>0.107</w:t>
            </w:r>
          </w:p>
        </w:tc>
        <w:tc>
          <w:tcPr>
            <w:tcW w:w="1305" w:type="dxa"/>
            <w:tcBorders/>
            <w:shd w:fill="auto" w:val="clear"/>
            <w:tcMar>
              <w:left w:w="103" w:type="dxa"/>
            </w:tcMar>
          </w:tcPr>
          <w:p>
            <w:pPr>
              <w:pStyle w:val="Normal"/>
              <w:tabs>
                <w:tab w:val="decimal" w:pos="254" w:leader="none"/>
              </w:tabs>
              <w:spacing w:lineRule="auto" w:line="240" w:before="0" w:after="0"/>
              <w:ind w:hanging="20"/>
              <w:jc w:val="center"/>
              <w:rPr/>
            </w:pPr>
            <w:r>
              <w:rPr/>
              <w:t>0.666</w:t>
            </w:r>
          </w:p>
        </w:tc>
        <w:tc>
          <w:tcPr>
            <w:tcW w:w="1305" w:type="dxa"/>
            <w:tcBorders/>
            <w:shd w:fill="auto" w:val="clear"/>
            <w:tcMar>
              <w:left w:w="103" w:type="dxa"/>
            </w:tcMar>
          </w:tcPr>
          <w:p>
            <w:pPr>
              <w:pStyle w:val="Normal"/>
              <w:tabs>
                <w:tab w:val="decimal" w:pos="254" w:leader="none"/>
              </w:tabs>
              <w:spacing w:lineRule="auto" w:line="240" w:before="0" w:after="0"/>
              <w:ind w:hanging="20"/>
              <w:jc w:val="center"/>
              <w:rPr/>
            </w:pPr>
            <w:r>
              <w:rPr/>
              <w:t>0.480</w:t>
            </w:r>
          </w:p>
        </w:tc>
        <w:tc>
          <w:tcPr>
            <w:tcW w:w="1256" w:type="dxa"/>
            <w:tcBorders/>
            <w:shd w:fill="auto" w:val="clear"/>
            <w:tcMar>
              <w:left w:w="103" w:type="dxa"/>
            </w:tcMar>
          </w:tcPr>
          <w:p>
            <w:pPr>
              <w:pStyle w:val="Normal"/>
              <w:spacing w:lineRule="auto" w:line="240" w:before="0" w:after="0"/>
              <w:ind w:hanging="20"/>
              <w:jc w:val="center"/>
              <w:rPr/>
            </w:pPr>
            <w:r>
              <w:rPr/>
              <w:t>910</w:t>
            </w:r>
          </w:p>
        </w:tc>
      </w:tr>
      <w:tr>
        <w:trPr>
          <w:trHeight w:val="263" w:hRule="atLeast"/>
        </w:trPr>
        <w:tc>
          <w:tcPr>
            <w:tcW w:w="2784" w:type="dxa"/>
            <w:tcBorders/>
            <w:shd w:fill="auto" w:val="clear"/>
            <w:tcMar>
              <w:left w:w="103" w:type="dxa"/>
            </w:tcMar>
          </w:tcPr>
          <w:p>
            <w:pPr>
              <w:pStyle w:val="Normal"/>
              <w:spacing w:lineRule="auto" w:line="240" w:before="0" w:after="0"/>
              <w:ind w:left="337" w:right="144" w:hanging="29"/>
              <w:rPr/>
            </w:pPr>
            <w:r>
              <w:rPr>
                <w:bCs/>
              </w:rPr>
              <w:t>Aqua SST Night</w:t>
            </w:r>
          </w:p>
        </w:tc>
        <w:tc>
          <w:tcPr>
            <w:tcW w:w="1305" w:type="dxa"/>
            <w:tcBorders/>
            <w:shd w:fill="auto" w:val="clear"/>
            <w:tcMar>
              <w:left w:w="103" w:type="dxa"/>
            </w:tcMar>
          </w:tcPr>
          <w:p>
            <w:pPr>
              <w:pStyle w:val="Normal"/>
              <w:tabs>
                <w:tab w:val="decimal" w:pos="254" w:leader="none"/>
              </w:tabs>
              <w:spacing w:lineRule="auto" w:line="240" w:before="0" w:after="0"/>
              <w:ind w:hanging="20"/>
              <w:jc w:val="center"/>
              <w:rPr/>
            </w:pPr>
            <w:r>
              <w:rPr/>
              <w:t>0.020</w:t>
            </w:r>
          </w:p>
        </w:tc>
        <w:tc>
          <w:tcPr>
            <w:tcW w:w="1304" w:type="dxa"/>
            <w:tcBorders/>
            <w:shd w:fill="auto" w:val="clear"/>
            <w:tcMar>
              <w:left w:w="103" w:type="dxa"/>
            </w:tcMar>
          </w:tcPr>
          <w:p>
            <w:pPr>
              <w:pStyle w:val="Normal"/>
              <w:spacing w:lineRule="auto" w:line="240" w:before="0" w:after="0"/>
              <w:ind w:hanging="20"/>
              <w:jc w:val="center"/>
              <w:rPr/>
            </w:pPr>
            <w:r>
              <w:rPr/>
              <w:t>0.027</w:t>
            </w:r>
          </w:p>
        </w:tc>
        <w:tc>
          <w:tcPr>
            <w:tcW w:w="1305" w:type="dxa"/>
            <w:tcBorders/>
            <w:shd w:fill="auto" w:val="clear"/>
            <w:tcMar>
              <w:left w:w="103" w:type="dxa"/>
            </w:tcMar>
          </w:tcPr>
          <w:p>
            <w:pPr>
              <w:pStyle w:val="Normal"/>
              <w:tabs>
                <w:tab w:val="decimal" w:pos="254" w:leader="none"/>
              </w:tabs>
              <w:spacing w:lineRule="auto" w:line="240" w:before="0" w:after="0"/>
              <w:ind w:hanging="20"/>
              <w:jc w:val="center"/>
              <w:rPr/>
            </w:pPr>
            <w:r>
              <w:rPr/>
              <w:t>0.489</w:t>
            </w:r>
          </w:p>
        </w:tc>
        <w:tc>
          <w:tcPr>
            <w:tcW w:w="1305" w:type="dxa"/>
            <w:tcBorders/>
            <w:shd w:fill="auto" w:val="clear"/>
            <w:tcMar>
              <w:left w:w="103" w:type="dxa"/>
            </w:tcMar>
          </w:tcPr>
          <w:p>
            <w:pPr>
              <w:pStyle w:val="Normal"/>
              <w:tabs>
                <w:tab w:val="decimal" w:pos="254" w:leader="none"/>
              </w:tabs>
              <w:spacing w:lineRule="auto" w:line="240" w:before="0" w:after="0"/>
              <w:ind w:hanging="20"/>
              <w:jc w:val="center"/>
              <w:rPr/>
            </w:pPr>
            <w:r>
              <w:rPr/>
              <w:t>0.353</w:t>
            </w:r>
          </w:p>
        </w:tc>
        <w:tc>
          <w:tcPr>
            <w:tcW w:w="1256" w:type="dxa"/>
            <w:tcBorders/>
            <w:shd w:fill="auto" w:val="clear"/>
            <w:tcMar>
              <w:left w:w="103" w:type="dxa"/>
            </w:tcMar>
          </w:tcPr>
          <w:p>
            <w:pPr>
              <w:pStyle w:val="Normal"/>
              <w:spacing w:lineRule="auto" w:line="240" w:before="0" w:after="0"/>
              <w:ind w:hanging="20"/>
              <w:jc w:val="center"/>
              <w:rPr/>
            </w:pPr>
            <w:r>
              <w:rPr/>
              <w:t>1752</w:t>
            </w:r>
          </w:p>
        </w:tc>
      </w:tr>
      <w:tr>
        <w:trPr>
          <w:trHeight w:val="335" w:hRule="atLeast"/>
        </w:trPr>
        <w:tc>
          <w:tcPr>
            <w:tcW w:w="2784" w:type="dxa"/>
            <w:tcBorders/>
            <w:shd w:fill="auto" w:val="clear"/>
            <w:tcMar>
              <w:left w:w="103" w:type="dxa"/>
            </w:tcMar>
          </w:tcPr>
          <w:p>
            <w:pPr>
              <w:pStyle w:val="Normal"/>
              <w:spacing w:lineRule="auto" w:line="240" w:before="0" w:after="0"/>
              <w:ind w:left="337" w:right="144" w:hanging="29"/>
              <w:rPr/>
            </w:pPr>
            <w:r>
              <w:rPr>
                <w:bCs/>
              </w:rPr>
              <w:t>Aqua SST4 Night</w:t>
            </w:r>
          </w:p>
        </w:tc>
        <w:tc>
          <w:tcPr>
            <w:tcW w:w="1305" w:type="dxa"/>
            <w:tcBorders/>
            <w:shd w:fill="auto" w:val="clear"/>
            <w:tcMar>
              <w:left w:w="103" w:type="dxa"/>
            </w:tcMar>
          </w:tcPr>
          <w:p>
            <w:pPr>
              <w:pStyle w:val="Normal"/>
              <w:tabs>
                <w:tab w:val="decimal" w:pos="254" w:leader="none"/>
              </w:tabs>
              <w:spacing w:lineRule="auto" w:line="240" w:before="0" w:after="0"/>
              <w:ind w:hanging="20"/>
              <w:jc w:val="center"/>
              <w:rPr/>
            </w:pPr>
            <w:r>
              <w:rPr/>
              <w:t>-0.010</w:t>
            </w:r>
          </w:p>
        </w:tc>
        <w:tc>
          <w:tcPr>
            <w:tcW w:w="1304" w:type="dxa"/>
            <w:tcBorders/>
            <w:shd w:fill="auto" w:val="clear"/>
            <w:tcMar>
              <w:left w:w="103" w:type="dxa"/>
            </w:tcMar>
          </w:tcPr>
          <w:p>
            <w:pPr>
              <w:pStyle w:val="Normal"/>
              <w:spacing w:lineRule="auto" w:line="240" w:before="0" w:after="0"/>
              <w:ind w:hanging="20"/>
              <w:jc w:val="center"/>
              <w:rPr/>
            </w:pPr>
            <w:r>
              <w:rPr/>
              <w:t>0.016</w:t>
            </w:r>
          </w:p>
        </w:tc>
        <w:tc>
          <w:tcPr>
            <w:tcW w:w="1305" w:type="dxa"/>
            <w:tcBorders/>
            <w:shd w:fill="auto" w:val="clear"/>
            <w:tcMar>
              <w:left w:w="103" w:type="dxa"/>
            </w:tcMar>
          </w:tcPr>
          <w:p>
            <w:pPr>
              <w:pStyle w:val="Normal"/>
              <w:tabs>
                <w:tab w:val="decimal" w:pos="254" w:leader="none"/>
              </w:tabs>
              <w:spacing w:lineRule="auto" w:line="240" w:before="0" w:after="0"/>
              <w:ind w:hanging="20"/>
              <w:jc w:val="center"/>
              <w:rPr/>
            </w:pPr>
            <w:r>
              <w:rPr/>
              <w:t>0.396</w:t>
            </w:r>
          </w:p>
        </w:tc>
        <w:tc>
          <w:tcPr>
            <w:tcW w:w="1305" w:type="dxa"/>
            <w:tcBorders/>
            <w:shd w:fill="auto" w:val="clear"/>
            <w:tcMar>
              <w:left w:w="103" w:type="dxa"/>
            </w:tcMar>
          </w:tcPr>
          <w:p>
            <w:pPr>
              <w:pStyle w:val="Normal"/>
              <w:tabs>
                <w:tab w:val="decimal" w:pos="254" w:leader="none"/>
              </w:tabs>
              <w:spacing w:lineRule="auto" w:line="240" w:before="0" w:after="0"/>
              <w:ind w:hanging="20"/>
              <w:jc w:val="center"/>
              <w:rPr/>
            </w:pPr>
            <w:r>
              <w:rPr/>
              <w:t>0.285</w:t>
            </w:r>
          </w:p>
        </w:tc>
        <w:tc>
          <w:tcPr>
            <w:tcW w:w="1256" w:type="dxa"/>
            <w:tcBorders/>
            <w:shd w:fill="auto" w:val="clear"/>
            <w:tcMar>
              <w:left w:w="103" w:type="dxa"/>
            </w:tcMar>
          </w:tcPr>
          <w:p>
            <w:pPr>
              <w:pStyle w:val="Normal"/>
              <w:spacing w:lineRule="auto" w:line="240" w:before="0" w:after="0"/>
              <w:ind w:hanging="20"/>
              <w:jc w:val="center"/>
              <w:rPr/>
            </w:pPr>
            <w:r>
              <w:rPr/>
              <w:t>1858</w:t>
            </w:r>
          </w:p>
        </w:tc>
      </w:tr>
      <w:tr>
        <w:trPr>
          <w:trHeight w:val="335" w:hRule="atLeast"/>
        </w:trPr>
        <w:tc>
          <w:tcPr>
            <w:tcW w:w="9259" w:type="dxa"/>
            <w:gridSpan w:val="6"/>
            <w:tcBorders/>
            <w:shd w:fill="auto" w:val="clear"/>
            <w:tcMar>
              <w:left w:w="103" w:type="dxa"/>
            </w:tcMar>
          </w:tcPr>
          <w:p>
            <w:pPr>
              <w:pStyle w:val="Normal"/>
              <w:tabs>
                <w:tab w:val="left" w:pos="8910" w:leader="none"/>
                <w:tab w:val="left" w:pos="9360" w:leader="none"/>
              </w:tabs>
              <w:spacing w:lineRule="auto" w:line="240" w:before="0" w:after="0"/>
              <w:rPr>
                <w:sz w:val="22"/>
              </w:rPr>
            </w:pPr>
            <w:r>
              <w:rPr>
                <w:sz w:val="22"/>
              </w:rPr>
              <w:t>SST is derived from measurements from MODIS bands 31 and 32 (λ = 11.03 and 12.02 µm) – Eq. 1.</w:t>
            </w:r>
          </w:p>
          <w:p>
            <w:pPr>
              <w:pStyle w:val="Normal"/>
              <w:tabs>
                <w:tab w:val="left" w:pos="8910" w:leader="none"/>
                <w:tab w:val="left" w:pos="9360" w:leader="none"/>
              </w:tabs>
              <w:spacing w:lineRule="auto" w:line="240" w:before="0" w:after="0"/>
              <w:rPr>
                <w:sz w:val="22"/>
              </w:rPr>
            </w:pPr>
            <w:r>
              <w:rPr>
                <w:sz w:val="22"/>
              </w:rPr>
              <w:t xml:space="preserve">SST4 is derived from measurements from MODIS bands 20 and 22 (λ = 3.95 and 4.05 µm) – Eq. 2. </w:t>
            </w:r>
          </w:p>
        </w:tc>
      </w:tr>
    </w:tbl>
    <w:p>
      <w:pPr>
        <w:pStyle w:val="Normal"/>
        <w:ind w:right="630" w:hanging="0"/>
        <w:jc w:val="center"/>
        <w:rPr>
          <w:i/>
          <w:i/>
          <w:sz w:val="22"/>
        </w:rPr>
      </w:pPr>
      <w:r>
        <w:rPr>
          <w:i/>
          <w:sz w:val="22"/>
        </w:rPr>
        <w:t>Table 1: Statistics of differences between Terra and Aqua MODIS SST</w:t>
      </w:r>
      <w:r>
        <w:rPr>
          <w:i/>
          <w:sz w:val="22"/>
          <w:vertAlign w:val="subscript"/>
        </w:rPr>
        <w:t>skin</w:t>
      </w:r>
      <w:r>
        <w:rPr>
          <w:i/>
          <w:sz w:val="22"/>
        </w:rPr>
        <w:t xml:space="preserve"> retrievals and SST</w:t>
      </w:r>
      <w:r>
        <w:rPr>
          <w:i/>
          <w:sz w:val="22"/>
          <w:vertAlign w:val="subscript"/>
        </w:rPr>
        <w:t>skin</w:t>
      </w:r>
      <w:r>
        <w:rPr>
          <w:i/>
          <w:sz w:val="22"/>
        </w:rPr>
        <w:t xml:space="preserve"> values from ship radiometers (M-AERI and ISAR).</w:t>
      </w:r>
      <w:r>
        <w:rPr>
          <w:sz w:val="22"/>
        </w:rPr>
        <w:t xml:space="preserve"> </w:t>
      </w:r>
      <w:r>
        <w:rPr>
          <w:i/>
          <w:sz w:val="22"/>
        </w:rPr>
        <w:t>Values are in K.</w:t>
      </w:r>
    </w:p>
    <w:p>
      <w:pPr>
        <w:pStyle w:val="Heading1"/>
        <w:numPr>
          <w:ilvl w:val="0"/>
          <w:numId w:val="2"/>
        </w:numPr>
        <w:rPr/>
      </w:pPr>
      <w:bookmarkStart w:id="53" w:name="_Toc356054159"/>
      <w:bookmarkStart w:id="54" w:name="_Toc488851818"/>
      <w:bookmarkStart w:id="55" w:name="_Toc170742895"/>
      <w:bookmarkStart w:id="56" w:name="_Toc360311586"/>
      <w:bookmarkEnd w:id="53"/>
      <w:bookmarkEnd w:id="54"/>
      <w:bookmarkEnd w:id="55"/>
      <w:bookmarkEnd w:id="56"/>
      <w:r>
        <w:rPr/>
        <w:t>Technical approach and methodology</w:t>
      </w:r>
    </w:p>
    <w:p>
      <w:pPr>
        <w:pStyle w:val="Heading2"/>
        <w:numPr>
          <w:ilvl w:val="1"/>
          <w:numId w:val="2"/>
        </w:numPr>
        <w:rPr/>
      </w:pPr>
      <w:bookmarkStart w:id="57" w:name="_Toc356054160"/>
      <w:r>
        <w:rPr/>
        <w:t xml:space="preserve">  </w:t>
      </w:r>
      <w:bookmarkStart w:id="58" w:name="_Toc488851819"/>
      <w:bookmarkStart w:id="59" w:name="_Toc360311587"/>
      <w:bookmarkEnd w:id="57"/>
      <w:bookmarkEnd w:id="58"/>
      <w:bookmarkEnd w:id="59"/>
      <w:r>
        <w:rPr/>
        <w:t>Objectives</w:t>
      </w:r>
    </w:p>
    <w:p>
      <w:pPr>
        <w:pStyle w:val="Normal"/>
        <w:rPr/>
      </w:pPr>
      <w:r>
        <w:rPr/>
        <w:t>Our overarching objective is to continue to ensure that the SST</w:t>
      </w:r>
      <w:r>
        <w:rPr>
          <w:vertAlign w:val="subscript"/>
        </w:rPr>
        <w:t>skin</w:t>
      </w:r>
      <w:r>
        <w:rPr/>
        <w:t xml:space="preserve"> fields derived from both MODISs on Terra and Aqua and VIIRS on Suomi-NPP are (i) accurate, (ii) have well defined uncertainties, (iii) are traceable to SI-standards, and (iv) are available to the broad science and operational communities through the NASA JPL PO.DAAC.</w:t>
      </w:r>
    </w:p>
    <w:p>
      <w:pPr>
        <w:pStyle w:val="Normal"/>
        <w:rPr/>
      </w:pPr>
      <w:r>
        <w:rPr/>
        <w:t xml:space="preserve">Our intention is to render the MODIS and VIIRS SSTs an important component of the SST Climate Data Record and be a significant contribution to the objectives of the NASA SST Science Team as stated </w:t>
      </w:r>
      <w:del w:id="38" w:author="Guillermo" w:date="2017-07-31T17:47:00Z">
        <w:r>
          <w:rPr/>
          <w:delText xml:space="preserve">as given </w:delText>
        </w:r>
      </w:del>
      <w:r>
        <w:rPr/>
        <w:t>in their White Paper (</w:t>
      </w:r>
      <w:r>
        <w:fldChar w:fldCharType="begin"/>
      </w:r>
      <w:r>
        <w:instrText>ADDIN EN.CITE &lt;EndNote&gt;&lt;Cite&gt;&lt;Author&gt;ISSTST&lt;/Author&gt;&lt;Year&gt;2010&lt;/Year&gt;&lt;RecNum&gt;2696&lt;/RecNum&gt;&lt;DisplayText&gt;ISSTST, 2010&lt;/DisplayText&gt;&lt;record&gt;&lt;rec-number&gt;2696&lt;/rec-number&gt;&lt;foreign-keys&gt;&lt;key app="EN" db-id="5apr590ftef55zea20spppw6srsvdvdazzer"&gt;2696&lt;/key&gt;&lt;/foreign-keys&gt;&lt;ref-type name="Report"&gt;27&lt;/ref-type&gt;&lt;contributors&gt;&lt;authors&gt;&lt;author&gt;ISSTST&lt;/author&gt;&lt;/authors&gt;&lt;/contributors&gt;&lt;titles&gt;&lt;title&gt;Sea Surface Temperature Error Budget: White Paper. Written by the Interim Sea Surface Temperature Science Team.&lt;/title&gt;&lt;/titles&gt;&lt;dates&gt;&lt;year&gt;2010&lt;/year&gt;&lt;/dates&gt;&lt;urls&gt;&lt;related-urls&gt;&lt;url&gt;http://www.google.com/url?sa=t&amp;amp;rct=j&amp;amp;q=&amp;amp;esrc=s&amp;amp;source=web&amp;amp;cd=2&amp;amp;cad=rja&amp;amp;ved=0CDgQFjAB&amp;amp;url=http%3A%2F%2Frainbow.ldeo.columbia.edu%2F~alexeyk%2FPapers%2FSST_Error_Budget_White_Paper_Final.pdf&amp;amp;ei=U1qSUeWDGYK08ASguoBo&amp;amp;usg=AFQjCNHNw1q35FObBPaCpA57HfDE3H8LDg&amp;amp;sig2=CZgyjK1KZVoHx9J8pnlUiw&amp;amp;bvm=bv.46471029,d.eWU&lt;/url&gt;&lt;/related-urls&gt;&lt;/urls&gt;&lt;/record&gt;&lt;/Cite&gt;&lt;/EndNote&gt;</w:instrText>
      </w:r>
      <w:r>
        <w:fldChar w:fldCharType="separate"/>
      </w:r>
      <w:hyperlink w:anchor="_ENREF_20">
        <w:bookmarkStart w:id="60" w:name="__Fieldmark__6604_2120427496"/>
        <w:r>
          <w:rPr>
            <w:webHidden/>
            <w:rStyle w:val="InternetLink"/>
          </w:rPr>
          <w:t>ISSTST, 2010</w:t>
        </w:r>
        <w:r>
          <w:rPr>
            <w:rStyle w:val="InternetLink"/>
          </w:rPr>
        </w:r>
      </w:hyperlink>
      <w:bookmarkEnd w:id="60"/>
      <w:r>
        <w:rPr/>
        <w:t>).</w:t>
      </w:r>
      <w:r>
        <w:fldChar w:fldCharType="end"/>
      </w:r>
    </w:p>
    <w:p>
      <w:pPr>
        <w:pStyle w:val="Heading2"/>
        <w:numPr>
          <w:ilvl w:val="1"/>
          <w:numId w:val="2"/>
        </w:numPr>
        <w:rPr/>
      </w:pPr>
      <w:r>
        <w:rPr/>
        <w:t xml:space="preserve">  </w:t>
      </w:r>
      <w:bookmarkStart w:id="61" w:name="_Toc360311588"/>
      <w:bookmarkStart w:id="62" w:name="_Toc488851820"/>
      <w:bookmarkEnd w:id="61"/>
      <w:bookmarkEnd w:id="62"/>
      <w:r>
        <w:rPr/>
        <w:t>Methodology</w:t>
      </w:r>
    </w:p>
    <w:p>
      <w:pPr>
        <w:pStyle w:val="Normal"/>
        <w:spacing w:before="0" w:after="0"/>
        <w:rPr/>
      </w:pPr>
      <w:r>
        <w:rPr/>
        <w:t>The methodology of the proposed project can be itemized as:</w:t>
      </w:r>
    </w:p>
    <w:p>
      <w:pPr>
        <w:pStyle w:val="ListParagraph"/>
        <w:numPr>
          <w:ilvl w:val="0"/>
          <w:numId w:val="3"/>
        </w:numPr>
        <w:tabs>
          <w:tab w:val="left" w:pos="360" w:leader="none"/>
          <w:tab w:val="left" w:pos="900" w:leader="none"/>
        </w:tabs>
        <w:rPr/>
      </w:pPr>
      <w:r>
        <w:rPr/>
        <w:t xml:space="preserve">Gather </w:t>
      </w:r>
      <w:commentRangeStart w:id="9"/>
      <w:r>
        <w:rPr/>
        <w:t xml:space="preserve">buoy measurements </w:t>
      </w:r>
      <w:r>
        <w:rPr/>
      </w:r>
      <w:commentRangeEnd w:id="9"/>
      <w:r>
        <w:commentReference w:id="9"/>
      </w:r>
      <w:r>
        <w:rPr/>
        <w:t>of near-surface temperature in near-real-time to be incorporated into the MUDBs for coefficient generation, and for the assessment of algorithms uncertainties.</w:t>
      </w:r>
    </w:p>
    <w:p>
      <w:pPr>
        <w:pStyle w:val="ListParagraph"/>
        <w:numPr>
          <w:ilvl w:val="0"/>
          <w:numId w:val="3"/>
        </w:numPr>
        <w:tabs>
          <w:tab w:val="left" w:pos="360" w:leader="none"/>
          <w:tab w:val="left" w:pos="900" w:leader="none"/>
        </w:tabs>
        <w:rPr/>
      </w:pPr>
      <w:r>
        <w:rPr/>
        <w:t xml:space="preserve">Deploy </w:t>
      </w:r>
      <w:commentRangeStart w:id="10"/>
      <w:r>
        <w:rPr/>
        <w:t>ship</w:t>
      </w:r>
      <w:del w:id="39" w:author="Guillermo" w:date="2017-07-31T17:48:00Z">
        <w:r>
          <w:rPr/>
          <w:delText xml:space="preserve"> </w:delText>
        </w:r>
      </w:del>
      <w:r>
        <w:rPr/>
        <w:t xml:space="preserve">board </w:t>
      </w:r>
      <w:r>
        <w:rPr/>
      </w:r>
      <w:commentRangeEnd w:id="10"/>
      <w:r>
        <w:commentReference w:id="10"/>
      </w:r>
      <w:r>
        <w:rPr/>
        <w:t>radiometers to measure the SST</w:t>
      </w:r>
      <w:r>
        <w:rPr>
          <w:vertAlign w:val="subscript"/>
        </w:rPr>
        <w:t>skin</w:t>
      </w:r>
      <w:r>
        <w:rPr/>
        <w:t xml:space="preserve"> to be incorporated into the MUDBs </w:t>
      </w:r>
      <w:del w:id="40" w:author="Guillermo" w:date="2017-07-31T17:48:00Z">
        <w:r>
          <w:rPr/>
          <w:delText xml:space="preserve">for the assessment of </w:delText>
        </w:r>
      </w:del>
      <w:ins w:id="41" w:author="Guillermo" w:date="2017-07-31T17:48:00Z">
        <w:r>
          <w:rPr/>
          <w:t xml:space="preserve">to assess </w:t>
        </w:r>
      </w:ins>
      <w:del w:id="42" w:author="Guillermo" w:date="2017-07-31T17:48:00Z">
        <w:r>
          <w:rPr/>
          <w:delText>algorithms</w:delText>
        </w:r>
      </w:del>
      <w:r>
        <w:rPr/>
        <w:t xml:space="preserve"> uncertainties</w:t>
      </w:r>
      <w:ins w:id="43" w:author="Guillermo" w:date="2017-07-31T17:49:00Z">
        <w:r>
          <w:rPr/>
          <w:t xml:space="preserve"> in algorithms</w:t>
        </w:r>
      </w:ins>
      <w:r>
        <w:rPr/>
        <w:t>, and to provide SI-traceability for the MODIS and VIIRS SST</w:t>
      </w:r>
      <w:r>
        <w:rPr>
          <w:vertAlign w:val="subscript"/>
        </w:rPr>
        <w:t>skin</w:t>
      </w:r>
      <w:r>
        <w:rPr/>
        <w:t xml:space="preserve"> retrievals; reformat ship radiometer data into GHRSST L2r and submit to GHRSST archive for distribution and stewardship.</w:t>
      </w:r>
    </w:p>
    <w:p>
      <w:pPr>
        <w:pStyle w:val="ListParagraph"/>
        <w:numPr>
          <w:ilvl w:val="0"/>
          <w:numId w:val="3"/>
        </w:numPr>
        <w:tabs>
          <w:tab w:val="left" w:pos="360" w:leader="none"/>
          <w:tab w:val="left" w:pos="900" w:leader="none"/>
        </w:tabs>
        <w:rPr/>
      </w:pPr>
      <w:r>
        <w:rPr/>
        <w:t>Extract MODIS and VIIRS data and ancillary information collocated with the buoy and shipboard radiometer SST</w:t>
      </w:r>
      <w:r>
        <w:rPr>
          <w:vertAlign w:val="subscript"/>
        </w:rPr>
        <w:t>skin</w:t>
      </w:r>
      <w:r>
        <w:rPr/>
        <w:t xml:space="preserve"> measurements.</w:t>
      </w:r>
    </w:p>
    <w:p>
      <w:pPr>
        <w:pStyle w:val="ListParagraph"/>
        <w:numPr>
          <w:ilvl w:val="0"/>
          <w:numId w:val="3"/>
        </w:numPr>
        <w:tabs>
          <w:tab w:val="left" w:pos="360" w:leader="none"/>
          <w:tab w:val="left" w:pos="900" w:leader="none"/>
        </w:tabs>
        <w:rPr/>
      </w:pPr>
      <w:r>
        <w:rPr/>
        <w:t>Merge satellite and in situ records to produce the MODIS and VIIRS MUDBs.</w:t>
      </w:r>
    </w:p>
    <w:p>
      <w:pPr>
        <w:pStyle w:val="ListParagraph"/>
        <w:numPr>
          <w:ilvl w:val="0"/>
          <w:numId w:val="3"/>
        </w:numPr>
        <w:tabs>
          <w:tab w:val="left" w:pos="360" w:leader="none"/>
          <w:tab w:val="left" w:pos="900" w:leader="none"/>
        </w:tabs>
        <w:rPr/>
      </w:pPr>
      <w:r>
        <w:rPr/>
        <w:t>Assess the performance of the satellite cloud screening and atmospheric correction algorithms by analysis of the MUDBs and global and regional fields.</w:t>
      </w:r>
    </w:p>
    <w:p>
      <w:pPr>
        <w:pStyle w:val="ListParagraph"/>
        <w:numPr>
          <w:ilvl w:val="0"/>
          <w:numId w:val="3"/>
        </w:numPr>
        <w:tabs>
          <w:tab w:val="left" w:pos="360" w:leader="none"/>
          <w:tab w:val="left" w:pos="900" w:leader="none"/>
        </w:tabs>
        <w:rPr/>
      </w:pPr>
      <w:r>
        <w:rPr/>
        <w:t>Perform incremental improvement of the algorithm</w:t>
      </w:r>
      <w:ins w:id="44" w:author="Guillermo" w:date="2017-07-31T17:49:00Z">
        <w:r>
          <w:rPr/>
          <w:t>s’</w:t>
        </w:r>
      </w:ins>
      <w:r>
        <w:rPr/>
        <w:t xml:space="preserve"> formulations.</w:t>
      </w:r>
    </w:p>
    <w:p>
      <w:pPr>
        <w:pStyle w:val="ListParagraph"/>
        <w:numPr>
          <w:ilvl w:val="0"/>
          <w:numId w:val="3"/>
        </w:numPr>
        <w:tabs>
          <w:tab w:val="left" w:pos="360" w:leader="none"/>
          <w:tab w:val="left" w:pos="900" w:leader="none"/>
        </w:tabs>
        <w:rPr/>
      </w:pPr>
      <w:r>
        <w:rPr/>
        <w:t>Update MODIS and VIIRS SST</w:t>
      </w:r>
      <w:r>
        <w:rPr>
          <w:vertAlign w:val="subscript"/>
        </w:rPr>
        <w:t>skin</w:t>
      </w:r>
      <w:r>
        <w:rPr/>
        <w:t xml:space="preserve"> algorithm coefficients. </w:t>
      </w:r>
    </w:p>
    <w:p>
      <w:pPr>
        <w:pStyle w:val="ListParagraph"/>
        <w:numPr>
          <w:ilvl w:val="0"/>
          <w:numId w:val="3"/>
        </w:numPr>
        <w:tabs>
          <w:tab w:val="left" w:pos="360" w:leader="none"/>
          <w:tab w:val="left" w:pos="900" w:leader="none"/>
        </w:tabs>
        <w:rPr/>
      </w:pPr>
      <w:r>
        <w:rPr/>
        <w:t>Develop improved methods and metrics to assess MODIS and VIIRS SST</w:t>
      </w:r>
      <w:r>
        <w:rPr>
          <w:vertAlign w:val="subscript"/>
        </w:rPr>
        <w:t>skin</w:t>
      </w:r>
      <w:r>
        <w:rPr/>
        <w:t xml:space="preserve"> accuracies.</w:t>
      </w:r>
    </w:p>
    <w:p>
      <w:pPr>
        <w:pStyle w:val="ListParagraph"/>
        <w:numPr>
          <w:ilvl w:val="0"/>
          <w:numId w:val="3"/>
        </w:numPr>
        <w:tabs>
          <w:tab w:val="left" w:pos="360" w:leader="none"/>
          <w:tab w:val="left" w:pos="900" w:leader="none"/>
        </w:tabs>
        <w:rPr/>
      </w:pPr>
      <w:commentRangeStart w:id="11"/>
      <w:r>
        <w:rPr/>
        <w:t>Revise accuracy estimates.</w:t>
      </w:r>
      <w:commentRangeEnd w:id="11"/>
      <w:r>
        <w:commentReference w:id="11"/>
      </w:r>
      <w:r>
        <w:rPr/>
      </w:r>
    </w:p>
    <w:p>
      <w:pPr>
        <w:pStyle w:val="ListParagraph"/>
        <w:numPr>
          <w:ilvl w:val="0"/>
          <w:numId w:val="3"/>
        </w:numPr>
        <w:tabs>
          <w:tab w:val="left" w:pos="360" w:leader="none"/>
          <w:tab w:val="left" w:pos="900" w:leader="none"/>
        </w:tabs>
        <w:rPr/>
      </w:pPr>
      <w:r>
        <w:rPr/>
        <w:t>Sustain collaboration with OBPG for pro</w:t>
      </w:r>
      <w:ins w:id="45" w:author="Guillermo" w:date="2017-07-31T17:50:00Z">
        <w:r>
          <w:rPr/>
          <w:t>ducing</w:t>
        </w:r>
      </w:ins>
      <w:del w:id="46" w:author="Guillermo" w:date="2017-07-31T17:50:00Z">
        <w:r>
          <w:rPr/>
          <w:delText>cessing</w:delText>
        </w:r>
      </w:del>
      <w:r>
        <w:rPr/>
        <w:t xml:space="preserve"> </w:t>
      </w:r>
      <w:del w:id="47" w:author="Guillermo" w:date="2017-07-31T17:50:00Z">
        <w:r>
          <w:rPr/>
          <w:delText xml:space="preserve">satellite </w:delText>
        </w:r>
      </w:del>
      <w:ins w:id="48" w:author="Guillermo" w:date="2017-07-31T17:50:00Z">
        <w:r>
          <w:rPr/>
          <w:t xml:space="preserve">MODIS and VIIRS </w:t>
        </w:r>
      </w:ins>
      <w:ins w:id="49" w:author="Guillermo" w:date="2017-07-31T17:51:00Z">
        <w:r>
          <w:rPr/>
          <w:t>SST</w:t>
        </w:r>
      </w:ins>
      <w:ins w:id="50" w:author="Guillermo" w:date="2017-07-31T17:51:00Z">
        <w:r>
          <w:rPr>
            <w:vertAlign w:val="subscript"/>
          </w:rPr>
          <w:t>skin</w:t>
        </w:r>
      </w:ins>
      <w:ins w:id="51" w:author="Guillermo" w:date="2017-07-31T17:51:00Z">
        <w:r>
          <w:rPr/>
          <w:t xml:space="preserve"> fields.</w:t>
        </w:r>
      </w:ins>
      <w:del w:id="52" w:author="Guillermo" w:date="2017-07-31T17:51:00Z">
        <w:r>
          <w:rPr/>
          <w:delText>data</w:delText>
        </w:r>
      </w:del>
    </w:p>
    <w:p>
      <w:pPr>
        <w:pStyle w:val="ListParagraph"/>
        <w:numPr>
          <w:ilvl w:val="0"/>
          <w:numId w:val="3"/>
        </w:numPr>
        <w:tabs>
          <w:tab w:val="left" w:pos="360" w:leader="none"/>
          <w:tab w:val="left" w:pos="900" w:leader="none"/>
        </w:tabs>
        <w:rPr/>
      </w:pPr>
      <w:r>
        <w:rPr/>
        <w:t>Monitor and validate SST</w:t>
      </w:r>
      <w:r>
        <w:rPr>
          <w:vertAlign w:val="subscript"/>
        </w:rPr>
        <w:t>skin</w:t>
      </w:r>
      <w:r>
        <w:rPr/>
        <w:t xml:space="preserve"> retrievals for MODISs and VIIRS with respect to in situ observations to enable calculation of a climate-quality data record.</w:t>
      </w:r>
    </w:p>
    <w:p>
      <w:pPr>
        <w:pStyle w:val="ListParagraph"/>
        <w:numPr>
          <w:ilvl w:val="0"/>
          <w:numId w:val="3"/>
        </w:numPr>
        <w:tabs>
          <w:tab w:val="left" w:pos="360" w:leader="none"/>
          <w:tab w:val="left" w:pos="900" w:leader="none"/>
        </w:tabs>
        <w:rPr/>
      </w:pPr>
      <w:r>
        <w:rPr/>
        <w:t>Develop detailed error budgets for the MODIS and VIIRS SST</w:t>
      </w:r>
      <w:r>
        <w:rPr>
          <w:vertAlign w:val="subscript"/>
        </w:rPr>
        <w:t>skin</w:t>
      </w:r>
      <w:r>
        <w:rPr/>
        <w:t xml:space="preserve"> including contributions from the validating sensors and the methods of comparison.</w:t>
      </w:r>
    </w:p>
    <w:p>
      <w:pPr>
        <w:pStyle w:val="Normal"/>
        <w:rPr/>
      </w:pPr>
      <w:r>
        <w:rPr/>
        <w:t>These items are elaborated below.</w:t>
      </w:r>
    </w:p>
    <w:p>
      <w:pPr>
        <w:pStyle w:val="Heading2"/>
        <w:numPr>
          <w:ilvl w:val="1"/>
          <w:numId w:val="2"/>
        </w:numPr>
        <w:rPr/>
      </w:pPr>
      <w:r>
        <w:rPr/>
        <w:t xml:space="preserve">Independent </w:t>
      </w:r>
      <w:ins w:id="53" w:author="Guillermo" w:date="2017-07-31T17:58:00Z">
        <w:r>
          <w:rPr/>
          <w:t xml:space="preserve">SST? </w:t>
        </w:r>
      </w:ins>
      <w:r>
        <w:rPr/>
        <w:t>data</w:t>
      </w:r>
    </w:p>
    <w:p>
      <w:pPr>
        <w:pStyle w:val="Heading3"/>
        <w:numPr>
          <w:ilvl w:val="2"/>
          <w:numId w:val="2"/>
        </w:numPr>
        <w:rPr/>
      </w:pPr>
      <w:bookmarkStart w:id="63" w:name="_Toc488851821"/>
      <w:bookmarkStart w:id="64" w:name="_Toc360311589"/>
      <w:bookmarkEnd w:id="63"/>
      <w:bookmarkEnd w:id="64"/>
      <w:r>
        <w:rPr/>
        <w:t>Buoy data</w:t>
      </w:r>
    </w:p>
    <w:p>
      <w:pPr>
        <w:pStyle w:val="Normal"/>
        <w:rPr/>
      </w:pPr>
      <w:r>
        <mc:AlternateContent>
          <mc:Choice Requires="wps">
            <w:drawing>
              <wp:anchor behindDoc="0" distT="0" distB="0" distL="114300" distR="114300" simplePos="0" locked="0" layoutInCell="1" allowOverlap="1" relativeHeight="9" wp14:anchorId="31A5889E">
                <wp:simplePos x="0" y="0"/>
                <wp:positionH relativeFrom="margin">
                  <wp:align>left</wp:align>
                </wp:positionH>
                <wp:positionV relativeFrom="paragraph">
                  <wp:posOffset>1172210</wp:posOffset>
                </wp:positionV>
                <wp:extent cx="4473575" cy="2799080"/>
                <wp:effectExtent l="0" t="0" r="4445" b="2540"/>
                <wp:wrapSquare wrapText="bothSides"/>
                <wp:docPr id="1" name="Text Box 2"/>
                <a:graphic xmlns:a="http://schemas.openxmlformats.org/drawingml/2006/main">
                  <a:graphicData uri="http://schemas.microsoft.com/office/word/2010/wordprocessingShape">
                    <wps:wsp>
                      <wps:cNvSpPr/>
                      <wps:spPr>
                        <a:xfrm>
                          <a:off x="0" y="0"/>
                          <a:ext cx="4473000" cy="2798280"/>
                        </a:xfrm>
                        <a:prstGeom prst="rect">
                          <a:avLst/>
                        </a:prstGeom>
                        <a:solidFill>
                          <a:srgbClr val="ffffff"/>
                        </a:solidFill>
                        <a:ln w="9360">
                          <a:noFill/>
                        </a:ln>
                      </wps:spPr>
                      <wps:style>
                        <a:lnRef idx="0"/>
                        <a:fillRef idx="0"/>
                        <a:effectRef idx="0"/>
                        <a:fontRef idx="minor"/>
                      </wps:style>
                      <wps:txbx>
                        <w:txbxContent>
                          <w:p>
                            <w:pPr>
                              <w:pStyle w:val="FrameContents"/>
                              <w:keepNext/>
                              <w:rPr/>
                            </w:pPr>
                            <w:r>
                              <w:rPr/>
                              <w:drawing>
                                <wp:inline distT="0" distB="6985" distL="0" distR="6350">
                                  <wp:extent cx="4489450" cy="2221865"/>
                                  <wp:effectExtent l="0" t="0" r="0" b="0"/>
                                  <wp:docPr id="3"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5" descr=""/>
                                          <pic:cNvPicPr>
                                            <a:picLocks noChangeAspect="1" noChangeArrowheads="1"/>
                                          </pic:cNvPicPr>
                                        </pic:nvPicPr>
                                        <pic:blipFill>
                                          <a:blip r:embed="rId2"/>
                                          <a:srcRect l="0" t="5116" r="0" b="0"/>
                                          <a:stretch>
                                            <a:fillRect/>
                                          </a:stretch>
                                        </pic:blipFill>
                                        <pic:spPr bwMode="auto">
                                          <a:xfrm>
                                            <a:off x="0" y="0"/>
                                            <a:ext cx="4489450" cy="2221865"/>
                                          </a:xfrm>
                                          <a:prstGeom prst="rect">
                                            <a:avLst/>
                                          </a:prstGeom>
                                        </pic:spPr>
                                      </pic:pic>
                                    </a:graphicData>
                                  </a:graphic>
                                </wp:inline>
                              </w:drawing>
                            </w:r>
                          </w:p>
                          <w:p>
                            <w:pPr>
                              <w:pStyle w:val="FrameContents"/>
                              <w:keepNext/>
                              <w:jc w:val="center"/>
                              <w:rPr/>
                            </w:pPr>
                            <w:bookmarkStart w:id="65" w:name="_Ref488853318"/>
                            <w:r>
                              <w:rPr>
                                <w:sz w:val="22"/>
                              </w:rPr>
                              <w:t xml:space="preserve">Figure </w:t>
                            </w:r>
                            <w:r>
                              <w:rPr>
                                <w:sz w:val="22"/>
                              </w:rPr>
                              <w:fldChar w:fldCharType="begin"/>
                            </w:r>
                            <w:r>
                              <w:instrText> SEQ Figure \* ARABIC </w:instrText>
                            </w:r>
                            <w:r>
                              <w:fldChar w:fldCharType="separate"/>
                            </w:r>
                            <w:r>
                              <w:t>1</w:t>
                            </w:r>
                            <w:r>
                              <w:fldChar w:fldCharType="end"/>
                            </w:r>
                            <w:bookmarkEnd w:id="65"/>
                            <w:r>
                              <w:rPr>
                                <w:sz w:val="22"/>
                              </w:rPr>
                              <w:t>. Distribution of drifting buoys on 17 July 2017. Taken from http://www.aoml.noaa. gov/phod/dac/gdp_maps. php.</w:t>
                            </w:r>
                          </w:p>
                          <w:p>
                            <w:pPr>
                              <w:pStyle w:val="FrameContents"/>
                              <w:keepNext/>
                              <w:spacing w:before="0" w:after="120"/>
                              <w:rPr/>
                            </w:pPr>
                            <w:r>
                              <w:rPr/>
                            </w:r>
                          </w:p>
                        </w:txbxContent>
                      </wps:txbx>
                      <wps:bodyPr lIns="90000" rIns="90000" tIns="45000" bIns="45000">
                        <a:noAutofit/>
                      </wps:bodyPr>
                    </wps:wsp>
                  </a:graphicData>
                </a:graphic>
              </wp:anchor>
            </w:drawing>
          </mc:Choice>
          <mc:Fallback>
            <w:pict>
              <v:rect id="shape_0" ID="Text Box 2" fillcolor="white" stroked="f" style="position:absolute;margin-left:9pt;margin-top:92.3pt;width:352.15pt;height:220.3pt;mso-position-horizontal:left;mso-position-horizontal-relative:margin" wp14:anchorId="31A5889E">
                <w10:wrap type="square"/>
                <v:fill o:detectmouseclick="t" type="solid" color2="black"/>
                <v:stroke color="#3465a4" weight="9360" joinstyle="miter" endcap="flat"/>
                <v:textbox>
                  <w:txbxContent>
                    <w:p>
                      <w:pPr>
                        <w:pStyle w:val="FrameContents"/>
                        <w:keepNext/>
                        <w:rPr/>
                      </w:pPr>
                      <w:r>
                        <w:rPr/>
                        <w:drawing>
                          <wp:inline distT="0" distB="6985" distL="0" distR="6350">
                            <wp:extent cx="4489450" cy="2221865"/>
                            <wp:effectExtent l="0" t="0" r="0" b="0"/>
                            <wp:docPr id="4"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5" descr=""/>
                                    <pic:cNvPicPr>
                                      <a:picLocks noChangeAspect="1" noChangeArrowheads="1"/>
                                    </pic:cNvPicPr>
                                  </pic:nvPicPr>
                                  <pic:blipFill>
                                    <a:blip r:embed="rId2"/>
                                    <a:srcRect l="0" t="5116" r="0" b="0"/>
                                    <a:stretch>
                                      <a:fillRect/>
                                    </a:stretch>
                                  </pic:blipFill>
                                  <pic:spPr bwMode="auto">
                                    <a:xfrm>
                                      <a:off x="0" y="0"/>
                                      <a:ext cx="4489450" cy="2221865"/>
                                    </a:xfrm>
                                    <a:prstGeom prst="rect">
                                      <a:avLst/>
                                    </a:prstGeom>
                                  </pic:spPr>
                                </pic:pic>
                              </a:graphicData>
                            </a:graphic>
                          </wp:inline>
                        </w:drawing>
                      </w:r>
                    </w:p>
                    <w:p>
                      <w:pPr>
                        <w:pStyle w:val="FrameContents"/>
                        <w:keepNext/>
                        <w:jc w:val="center"/>
                        <w:rPr/>
                      </w:pPr>
                      <w:bookmarkStart w:id="66" w:name="_Ref488853318"/>
                      <w:r>
                        <w:rPr>
                          <w:sz w:val="22"/>
                        </w:rPr>
                        <w:t xml:space="preserve">Figure </w:t>
                      </w:r>
                      <w:r>
                        <w:rPr>
                          <w:sz w:val="22"/>
                        </w:rPr>
                        <w:fldChar w:fldCharType="begin"/>
                      </w:r>
                      <w:r>
                        <w:instrText> SEQ Figure \* ARABIC </w:instrText>
                      </w:r>
                      <w:r>
                        <w:fldChar w:fldCharType="separate"/>
                      </w:r>
                      <w:r>
                        <w:t>1</w:t>
                      </w:r>
                      <w:r>
                        <w:fldChar w:fldCharType="end"/>
                      </w:r>
                      <w:bookmarkEnd w:id="66"/>
                      <w:r>
                        <w:rPr>
                          <w:sz w:val="22"/>
                        </w:rPr>
                        <w:t>. Distribution of drifting buoys on 17 July 2017. Taken from http://www.aoml.noaa. gov/phod/dac/gdp_maps. php.</w:t>
                      </w:r>
                    </w:p>
                    <w:p>
                      <w:pPr>
                        <w:pStyle w:val="FrameContents"/>
                        <w:keepNext/>
                        <w:spacing w:before="0" w:after="120"/>
                        <w:rPr/>
                      </w:pPr>
                      <w:r>
                        <w:rPr/>
                      </w:r>
                    </w:p>
                  </w:txbxContent>
                </v:textbox>
              </v:rect>
            </w:pict>
          </mc:Fallback>
        </mc:AlternateContent>
      </w:r>
      <w:r>
        <w:rPr/>
        <w:t>Most of the in situ measurements in the MODIS and VIIRS MUDB’s are from drifting buoys that transmit their position and observed SST to shore-based collection centers. Drifting buoys are numerous but large areas of the oceans remain under-sampled (</w:t>
      </w:r>
      <w:r>
        <w:rPr/>
        <w:fldChar w:fldCharType="begin"/>
      </w:r>
      <w:r>
        <w:instrText> REF _Ref488853318 \h </w:instrText>
      </w:r>
      <w:r>
        <w:fldChar w:fldCharType="separate"/>
      </w:r>
      <w:r>
        <w:t>Figure 1</w:t>
      </w:r>
      <w:r>
        <w:fldChar w:fldCharType="end"/>
      </w:r>
      <w:r>
        <w:rPr/>
        <w:t>). We use drifting buoy data from the iQUAM (in situ SST Quality Monitor</w:t>
      </w:r>
      <w:r>
        <w:rPr>
          <w:rStyle w:val="FootnoteAnchor"/>
        </w:rPr>
        <w:footnoteReference w:id="3"/>
      </w:r>
      <w:r>
        <w:rPr/>
        <w:t>) server of NOAA/NESDIS/STAR. These buoy measurements have undergone quality assurance to remove data from drifters with thermometers that have lost calibration. As very few of the drifters are recovered after deployment, it has been difficult to assess directly the accuracy of the temperature measurements and possible calibration drift, but a “three-way” analysis involving buoy temperatures and  two independent collocated satellite SST retrievals (AATSR and AMSR-E) allows a partition of the discrepancies in the SSTs among each data source (</w:t>
      </w:r>
      <w:r>
        <w:fldChar w:fldCharType="begin"/>
      </w:r>
      <w:r>
        <w:instrText>ADDIN EN.CITE &lt;EndNote&gt;&lt;Cite&gt;&lt;Author&gt;O&amp;apos;Carroll&lt;/Author&gt;&lt;Year&gt;2008&lt;/Year&gt;&lt;RecNum&gt;2366&lt;/RecNum&gt;&lt;DisplayText&gt;O&amp;apos;Carroll et al., 2008&lt;/DisplayText&gt;&lt;record&gt;&lt;rec-number&gt;2366&lt;/rec-number&gt;&lt;foreign-keys&gt;&lt;key app="EN" db-id="5apr590ftef55zea20spppw6srsvdvdazzer" timestamp="1419378185"&gt;2366&lt;/key&gt;&lt;key app="ENWeb" db-id=""&gt;0&lt;/key&gt;&lt;/foreign-keys&gt;&lt;ref-type name="Journal Article"&gt;17&lt;/ref-type&gt;&lt;contributors&gt;&lt;authors&gt;&lt;author&gt;O&amp;apos;Carroll, Anne G.&lt;/author&gt;&lt;author&gt;Eyre, John R.&lt;/author&gt;&lt;author&gt;Saunders, Roger W.&lt;/author&gt;&lt;/authors&gt;&lt;/contributors&gt;&lt;titles&gt;&lt;title&gt;Three-Way Error Analysis between AATSR, AMSR-E, and In Situ Sea Surface Temperature Observations&lt;/title&gt;&lt;secondary-title&gt;Journal of Atmospheric and Oceanic Technology&lt;/secondary-title&gt;&lt;/titles&gt;&lt;periodical&gt;&lt;full-title&gt;Journal of Atmospheric and Oceanic Technology&lt;/full-title&gt;&lt;/periodical&gt;&lt;pages&gt;1197-1207&lt;/pages&gt;&lt;volume&gt;25&lt;/volume&gt;&lt;number&gt;7&lt;/number&gt;&lt;dates&gt;&lt;year&gt;2008&lt;/year&gt;&lt;pub-dates&gt;&lt;date&gt;July 01, 2008&lt;/date&gt;&lt;/pub-dates&gt;&lt;/dates&gt;&lt;urls&gt;&lt;related-urls&gt;&lt;url&gt;http://dx.doi.org/10.1175%2F2007JTECHO542.1&lt;/url&gt;&lt;/related-urls&gt;&lt;/urls&gt;&lt;/record&gt;&lt;/Cite&gt;&lt;/EndNote&gt;</w:instrText>
      </w:r>
      <w:r>
        <w:fldChar w:fldCharType="separate"/>
      </w:r>
      <w:hyperlink w:anchor="_ENREF_39">
        <w:bookmarkStart w:id="67" w:name="__Fieldmark__6752_2120427496"/>
        <w:r>
          <w:rPr>
            <w:webHidden/>
            <w:rStyle w:val="InternetLink"/>
          </w:rPr>
          <w:t>O'Carroll et al., 2008</w:t>
        </w:r>
        <w:r>
          <w:rPr>
            <w:rStyle w:val="InternetLink"/>
          </w:rPr>
        </w:r>
      </w:hyperlink>
      <w:bookmarkEnd w:id="67"/>
      <w:r>
        <w:rPr/>
        <w:t>). This analysis included an estimate of the buoy uncertainties of 0.23K, which should be taken into account when assessing the accuracies of satellite SST retrievals by comparisons with buoy measurements. Despite these uncertainties the number of buoy measurements renders them very valuable for this project. Currently, there are over 1400 active drifters (</w:t>
      </w:r>
      <w:r>
        <w:fldChar w:fldCharType="end"/>
      </w:r>
      <w:r>
        <w:rPr/>
        <w:fldChar w:fldCharType="begin"/>
      </w:r>
      <w:r>
        <w:instrText> REF _Ref488853318 \h </w:instrText>
      </w:r>
      <w:r>
        <w:fldChar w:fldCharType="separate"/>
      </w:r>
      <w:r>
        <w:t>Figure 1</w:t>
      </w:r>
      <w:r>
        <w:fldChar w:fldCharType="end"/>
      </w:r>
      <w:r>
        <w:rPr/>
        <w:t>), but only about 12% of these will contribute to high-quality matchups (</w:t>
      </w:r>
      <w:r>
        <w:rPr/>
        <w:fldChar w:fldCharType="begin"/>
      </w:r>
      <w:r>
        <w:instrText> REF _Ref488853333 \h </w:instrText>
      </w:r>
      <w:r>
        <w:fldChar w:fldCharType="separate"/>
      </w:r>
      <w:r>
        <w:t>Figure 2</w:t>
      </w:r>
      <w:r>
        <w:fldChar w:fldCharType="end"/>
      </w:r>
      <w:r>
        <w:rPr/>
        <w:fldChar w:fldCharType="begin"/>
      </w:r>
      <w:r>
        <w:instrText> REF _Ref360290373 \h </w:instrText>
      </w:r>
      <w:r>
        <w:fldChar w:fldCharType="separate"/>
      </w:r>
      <w:r>
        <w:t>Error: Reference source not found</w:t>
      </w:r>
      <w:r>
        <w:fldChar w:fldCharType="end"/>
      </w:r>
      <w:r>
        <w:rPr/>
        <w:t xml:space="preserve">). A new generation of drifters is being deployed with better calibrated thermometers, accurate to 0.02K. In collaboration with Scripps Institution of Oceanography and NOAA/AOML we have begun an experiment with a cluster of drifters moored close to the RSMAS pier to monitor the degradation of the thermometer calibration in realistic deployment conditions. We will also explore the use of near-surface measurements of ARGO profiling floats (e.g. </w:t>
      </w:r>
      <w:r>
        <w:fldChar w:fldCharType="begin"/>
      </w:r>
      <w:r>
        <w:instrText>ADDIN EN.CITE &lt;EndNote&gt;&lt;Cite&gt;&lt;Author&gt;Castro&lt;/Author&gt;&lt;Year&gt;2014&lt;/Year&gt;&lt;RecNum&gt;2682&lt;/RecNum&gt;&lt;DisplayText&gt;Castro et al., 2014&lt;/DisplayText&gt;&lt;record&gt;&lt;rec-number&gt;2682&lt;/rec-number&gt;&lt;foreign-keys&gt;&lt;key app="EN" db-id="5apr590ftef55zea20spppw6srsvdvdazzer" timestamp="1419378178"&gt;2682&lt;/key&gt;&lt;key app="ENWeb" db-id=""&gt;0&lt;/key&gt;&lt;/foreign-keys&gt;&lt;ref-type name="Journal Article"&gt;17&lt;/ref-type&gt;&lt;contributors&gt;&lt;authors&gt;&lt;author&gt;Castro, Sandra L.&lt;/author&gt;&lt;author&gt;Wick, Gary A.&lt;/author&gt;&lt;author&gt;Buck, Justin J. H.&lt;/author&gt;&lt;/authors&gt;&lt;/contributors&gt;&lt;titles&gt;&lt;title&gt;Comparison of diurnal warming estimates from unpumped Argo data and SEVIRI satellite observations&lt;/title&gt;&lt;secondary-title&gt;Remote Sensing of Environment&lt;/secondary-title&gt;&lt;/titles&gt;&lt;periodical&gt;&lt;full-title&gt;Remote Sensing of Environment&lt;/full-title&gt;&lt;/periodical&gt;&lt;pages&gt;789-799&lt;/pages&gt;&lt;volume&gt;140&lt;/volume&gt;&lt;number&gt;0&lt;/number&gt;&lt;keywords&gt;&lt;keyword&gt;Diurnal warming&lt;/keyword&gt;&lt;keyword&gt;SST&lt;/keyword&gt;&lt;keyword&gt;Foundation temperature&lt;/keyword&gt;&lt;keyword&gt;SEVIRI&lt;/keyword&gt;&lt;keyword&gt;Argo near surface temperature&lt;/keyword&gt;&lt;keyword&gt;APEX Argo&lt;/keyword&gt;&lt;/keywords&gt;&lt;dates&gt;&lt;year&gt;2014&lt;/year&gt;&lt;pub-dates&gt;&lt;date&gt;1//&lt;/date&gt;&lt;/pub-dates&gt;&lt;/dates&gt;&lt;isbn&gt;0034-4257&lt;/isbn&gt;&lt;urls&gt;&lt;related-urls&gt;&lt;url&gt;http://www.sciencedirect.com/science/article/pii/S0034425713003003&lt;/url&gt;&lt;/related-urls&gt;&lt;/urls&gt;&lt;electronic-resource-num&gt;http://dx.doi.org/10.1016/j.rse.2013.08.042&lt;/electronic-resource-num&gt;&lt;/record&gt;&lt;/Cite&gt;&lt;/EndNote&gt;</w:instrText>
      </w:r>
      <w:r>
        <w:fldChar w:fldCharType="separate"/>
      </w:r>
      <w:hyperlink w:anchor="_ENREF_7">
        <w:bookmarkStart w:id="68" w:name="__Fieldmark__6772_2120427496"/>
        <w:r>
          <w:rPr>
            <w:webHidden/>
            <w:rStyle w:val="InternetLink"/>
          </w:rPr>
          <w:t>Castro et al., 2014</w:t>
        </w:r>
        <w:r>
          <w:rPr>
            <w:rStyle w:val="InternetLink"/>
          </w:rPr>
        </w:r>
      </w:hyperlink>
      <w:bookmarkEnd w:id="68"/>
      <w:r>
        <w:rPr/>
        <w:t>).</w:t>
      </w:r>
      <w:r>
        <w:fldChar w:fldCharType="end"/>
      </w:r>
      <w:r>
        <w:rPr>
          <w:color w:val="0070C0"/>
        </w:rPr>
        <w:t xml:space="preserve"> </w:t>
      </w:r>
    </w:p>
    <w:p>
      <w:pPr>
        <w:pStyle w:val="Heading3"/>
        <w:numPr>
          <w:ilvl w:val="2"/>
          <w:numId w:val="2"/>
        </w:numPr>
        <w:rPr/>
      </w:pPr>
      <w:bookmarkStart w:id="69" w:name="_Toc360311590"/>
      <w:bookmarkStart w:id="70" w:name="_Toc488851822"/>
      <w:bookmarkEnd w:id="69"/>
      <w:bookmarkEnd w:id="70"/>
      <w:r>
        <w:rPr/>
        <w:t>Ship radiometers</w:t>
      </w:r>
    </w:p>
    <w:p>
      <w:pPr>
        <w:pStyle w:val="Normal"/>
        <w:rPr/>
      </w:pPr>
      <w:r>
        <mc:AlternateContent>
          <mc:Choice Requires="wps">
            <w:drawing>
              <wp:anchor behindDoc="0" distT="0" distB="0" distL="114300" distR="114300" simplePos="0" locked="0" layoutInCell="1" allowOverlap="1" relativeHeight="10" wp14:anchorId="1EBC03DF">
                <wp:simplePos x="0" y="0"/>
                <wp:positionH relativeFrom="margin">
                  <wp:posOffset>3738245</wp:posOffset>
                </wp:positionH>
                <wp:positionV relativeFrom="paragraph">
                  <wp:posOffset>1319530</wp:posOffset>
                </wp:positionV>
                <wp:extent cx="2214880" cy="2765425"/>
                <wp:effectExtent l="0" t="0" r="0" b="0"/>
                <wp:wrapTopAndBottom/>
                <wp:docPr id="5" name="Text Box 3"/>
                <a:graphic xmlns:a="http://schemas.openxmlformats.org/drawingml/2006/main">
                  <a:graphicData uri="http://schemas.microsoft.com/office/word/2010/wordprocessingShape">
                    <wps:wsp>
                      <wps:cNvSpPr/>
                      <wps:spPr>
                        <a:xfrm>
                          <a:off x="0" y="0"/>
                          <a:ext cx="2214360" cy="2764800"/>
                        </a:xfrm>
                        <a:prstGeom prst="rect">
                          <a:avLst/>
                        </a:prstGeom>
                        <a:solidFill>
                          <a:srgbClr val="ffffff"/>
                        </a:solidFill>
                        <a:ln>
                          <a:noFill/>
                        </a:ln>
                      </wps:spPr>
                      <wps:style>
                        <a:lnRef idx="0"/>
                        <a:fillRef idx="0"/>
                        <a:effectRef idx="0"/>
                        <a:fontRef idx="minor"/>
                      </wps:style>
                      <wps:txbx>
                        <w:txbxContent>
                          <w:p>
                            <w:pPr>
                              <w:pStyle w:val="Caption1"/>
                              <w:spacing w:before="2" w:after="2"/>
                              <w:rPr/>
                            </w:pPr>
                            <w:bookmarkStart w:id="71" w:name="_Ref488853333"/>
                            <w:r>
                              <w:rPr/>
                              <w:t xml:space="preserve">Figure </w:t>
                            </w:r>
                            <w:r>
                              <w:rPr/>
                              <w:fldChar w:fldCharType="begin"/>
                            </w:r>
                            <w:r>
                              <w:instrText> SEQ Figure \* ARABIC </w:instrText>
                            </w:r>
                            <w:r>
                              <w:fldChar w:fldCharType="separate"/>
                            </w:r>
                            <w:r>
                              <w:t>2</w:t>
                            </w:r>
                            <w:r>
                              <w:fldChar w:fldCharType="end"/>
                            </w:r>
                            <w:bookmarkEnd w:id="71"/>
                            <w:r>
                              <w:rPr/>
                              <w:t>. Distribution of VIIRS-buoy matchups for January 2012 to September 2013. Note the absence</w:t>
                            </w:r>
                            <w:ins w:id="54" w:author="Guillermo" w:date="2017-07-30T19:19:00Z">
                              <w:r>
                                <w:rPr/>
                                <w:t xml:space="preserve"> of</w:t>
                              </w:r>
                            </w:ins>
                            <w:r>
                              <w:rPr/>
                              <w:t xml:space="preserve"> points in many equatorial regions, high latitudes, major upwelling areas, and in the western Indian Ocean. Matchups in much of the Equatorial Pacific Ocean are limi</w:t>
                            </w:r>
                            <w:r>
                              <w:rPr>
                                <w:sz w:val="20"/>
                                <w:szCs w:val="20"/>
                              </w:rPr>
                              <w:t xml:space="preserve">ted </w:t>
                            </w:r>
                            <w:r>
                              <w:rPr>
                                <w:szCs w:val="20"/>
                              </w:rPr>
                              <w:t>to those with moored buoys - linear arrays of dots at the mooring positions. These are night-time, clear sky matchups, and the colors indicate the difference between the VIIRS top-of-atmosphere brightness temperatures measured in the 11µm channel (VIIRS M15) and the subsurface buoy measurements, given in K as denoted in the color bar.</w:t>
                            </w:r>
                          </w:p>
                          <w:p>
                            <w:pPr>
                              <w:pStyle w:val="Caption1"/>
                              <w:spacing w:before="0" w:after="200"/>
                              <w:rPr/>
                            </w:pPr>
                            <w:r>
                              <w:rPr/>
                            </w:r>
                          </w:p>
                        </w:txbxContent>
                      </wps:txbx>
                      <wps:bodyPr lIns="0" rIns="0" tIns="0" bIns="0">
                        <a:prstTxWarp prst="textNoShape"/>
                        <a:noAutofit/>
                      </wps:bodyPr>
                    </wps:wsp>
                  </a:graphicData>
                </a:graphic>
              </wp:anchor>
            </w:drawing>
          </mc:Choice>
          <mc:Fallback>
            <w:pict>
              <v:rect id="shape_0" ID="Text Box 3" fillcolor="white" stroked="f" style="position:absolute;margin-left:294.35pt;margin-top:103.9pt;width:174.3pt;height:217.65pt;mso-position-horizontal-relative:margin" wp14:anchorId="1EBC03DF">
                <w10:wrap type="square"/>
                <v:fill o:detectmouseclick="t" type="solid" color2="black"/>
                <v:stroke color="#3465a4" joinstyle="round" endcap="flat"/>
                <v:textbox>
                  <w:txbxContent>
                    <w:p>
                      <w:pPr>
                        <w:pStyle w:val="Caption1"/>
                        <w:spacing w:before="2" w:after="2"/>
                        <w:rPr/>
                      </w:pPr>
                      <w:bookmarkStart w:id="72" w:name="_Ref488853333"/>
                      <w:r>
                        <w:rPr/>
                        <w:t xml:space="preserve">Figure </w:t>
                      </w:r>
                      <w:r>
                        <w:rPr/>
                        <w:fldChar w:fldCharType="begin"/>
                      </w:r>
                      <w:r>
                        <w:instrText> SEQ Figure \* ARABIC </w:instrText>
                      </w:r>
                      <w:r>
                        <w:fldChar w:fldCharType="separate"/>
                      </w:r>
                      <w:r>
                        <w:t>2</w:t>
                      </w:r>
                      <w:r>
                        <w:fldChar w:fldCharType="end"/>
                      </w:r>
                      <w:bookmarkEnd w:id="72"/>
                      <w:r>
                        <w:rPr/>
                        <w:t>. Distribution of VIIRS-buoy matchups for January 2012 to September 2013. Note the absence</w:t>
                      </w:r>
                      <w:ins w:id="55" w:author="Guillermo" w:date="2017-07-30T19:19:00Z">
                        <w:r>
                          <w:rPr/>
                          <w:t xml:space="preserve"> of</w:t>
                        </w:r>
                      </w:ins>
                      <w:r>
                        <w:rPr/>
                        <w:t xml:space="preserve"> points in many equatorial regions, high latitudes, major upwelling areas, and in the western Indian Ocean. Matchups in much of the Equatorial Pacific Ocean are limi</w:t>
                      </w:r>
                      <w:r>
                        <w:rPr>
                          <w:sz w:val="20"/>
                          <w:szCs w:val="20"/>
                        </w:rPr>
                        <w:t xml:space="preserve">ted </w:t>
                      </w:r>
                      <w:r>
                        <w:rPr>
                          <w:szCs w:val="20"/>
                        </w:rPr>
                        <w:t>to those with moored buoys - linear arrays of dots at the mooring positions. These are night-time, clear sky matchups, and the colors indicate the difference between the VIIRS top-of-atmosphere brightness temperatures measured in the 11µm channel (VIIRS M15) and the subsurface buoy measurements, given in K as denoted in the color bar.</w:t>
                      </w:r>
                    </w:p>
                    <w:p>
                      <w:pPr>
                        <w:pStyle w:val="Caption1"/>
                        <w:spacing w:before="0" w:after="200"/>
                        <w:rPr/>
                      </w:pPr>
                      <w:r>
                        <w:rPr/>
                      </w:r>
                    </w:p>
                  </w:txbxContent>
                </v:textbox>
              </v:rect>
            </w:pict>
          </mc:Fallback>
        </mc:AlternateContent>
        <w:drawing>
          <wp:anchor behindDoc="0" distT="0" distB="5080" distL="114300" distR="118745" simplePos="0" locked="0" layoutInCell="1" allowOverlap="1" relativeHeight="5">
            <wp:simplePos x="0" y="0"/>
            <wp:positionH relativeFrom="margin">
              <wp:posOffset>-72390</wp:posOffset>
            </wp:positionH>
            <wp:positionV relativeFrom="paragraph">
              <wp:posOffset>1376045</wp:posOffset>
            </wp:positionV>
            <wp:extent cx="3767455" cy="2566670"/>
            <wp:effectExtent l="0" t="0" r="0" b="0"/>
            <wp:wrapTopAndBottom/>
            <wp:docPr id="7" name="Picture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6" descr=""/>
                    <pic:cNvPicPr>
                      <a:picLocks noChangeAspect="1" noChangeArrowheads="1"/>
                    </pic:cNvPicPr>
                  </pic:nvPicPr>
                  <pic:blipFill>
                    <a:blip r:embed="rId3"/>
                    <a:srcRect l="9647" t="24642" r="5139" b="17183"/>
                    <a:stretch>
                      <a:fillRect/>
                    </a:stretch>
                  </pic:blipFill>
                  <pic:spPr bwMode="auto">
                    <a:xfrm>
                      <a:off x="0" y="0"/>
                      <a:ext cx="3767455" cy="2566670"/>
                    </a:xfrm>
                    <a:prstGeom prst="rect">
                      <a:avLst/>
                    </a:prstGeom>
                  </pic:spPr>
                </pic:pic>
              </a:graphicData>
            </a:graphic>
          </wp:anchor>
        </w:drawing>
      </w:r>
      <w:r>
        <w:rPr/>
        <w:t xml:space="preserve">Self-calibrating ship-based radiometers provide a </w:t>
      </w:r>
      <w:commentRangeStart w:id="12"/>
      <w:r>
        <w:rPr/>
        <w:t>skin SST</w:t>
      </w:r>
      <w:r>
        <w:rPr>
          <w:vertAlign w:val="subscript"/>
        </w:rPr>
        <w:t>skin</w:t>
      </w:r>
      <w:r>
        <w:rPr/>
        <w:t xml:space="preserve"> </w:t>
      </w:r>
      <w:r>
        <w:rPr/>
      </w:r>
      <w:commentRangeEnd w:id="12"/>
      <w:r>
        <w:commentReference w:id="12"/>
      </w:r>
      <w:r>
        <w:rPr/>
        <w:t>that is more directly comparable to the satellite skin SST retrieval. We propose to continue use two types of ship-board radiometers for the validation of MODIS and VIIRS SST</w:t>
      </w:r>
      <w:r>
        <w:rPr>
          <w:vertAlign w:val="subscript"/>
        </w:rPr>
        <w:t>skin</w:t>
      </w:r>
      <w:r>
        <w:rPr/>
        <w:t xml:space="preserve"> (</w:t>
      </w:r>
      <w:r>
        <w:fldChar w:fldCharType="begin"/>
      </w:r>
      <w:r>
        <w:instrText>ADDIN EN.CITE &lt;EndNote&gt;&lt;Cite&gt;&lt;Author&gt;Minnett&lt;/Author&gt;&lt;Year&gt;2010&lt;/Year&gt;&lt;RecNum&gt;2572&lt;/RecNum&gt;&lt;DisplayText&gt;Minnett, 2010&lt;/DisplayText&gt;&lt;record&gt;&lt;rec-number&gt;2572&lt;/rec-number&gt;&lt;foreign-keys&gt;&lt;key app="EN" db-id="5apr590ftef55zea20spppw6srsvdvdazzer" timestamp="1419378184"&gt;2572&lt;/key&gt;&lt;key app="ENWeb" db-id=""&gt;0&lt;/key&gt;&lt;/foreign-keys&gt;&lt;ref-type name="Book Section"&gt;5&lt;/ref-type&gt;&lt;contributors&gt;&lt;authors&gt;&lt;author&gt;Minnett, P. J.&lt;/author&gt;&lt;/authors&gt;&lt;secondary-authors&gt;&lt;author&gt;Barale, V. &lt;/author&gt;&lt;author&gt;J.F.R. Gower&lt;/author&gt;&lt;author&gt;L. Alberotanza&lt;/author&gt;&lt;/secondary-authors&gt;&lt;/contributors&gt;&lt;titles&gt;&lt;title&gt;The Validation of Sea Surface Temperature Retrievals from Spaceborne Infrared Radiometers&lt;/title&gt;&lt;secondary-title&gt;Oceanography from Space, revisited.&lt;/secondary-title&gt;&lt;/titles&gt;&lt;pages&gt;273-295&lt;/pages&gt;&lt;section&gt;19&lt;/section&gt;&lt;dates&gt;&lt;year&gt;2010&lt;/year&gt;&lt;/dates&gt;&lt;publisher&gt;Springer Science+Business Media B.V.&lt;/publisher&gt;&lt;urls&gt;&lt;/urls&gt;&lt;/record&gt;&lt;/Cite&gt;&lt;/EndNote&gt;</w:instrText>
      </w:r>
      <w:r>
        <w:fldChar w:fldCharType="separate"/>
      </w:r>
      <w:hyperlink w:anchor="_ENREF_32">
        <w:bookmarkStart w:id="73" w:name="__Fieldmark__6815_2120427496"/>
        <w:r>
          <w:rPr>
            <w:webHidden/>
            <w:rStyle w:val="InternetLink"/>
          </w:rPr>
          <w:t>Minnett, 2010</w:t>
        </w:r>
        <w:r>
          <w:rPr>
            <w:rStyle w:val="InternetLink"/>
          </w:rPr>
        </w:r>
      </w:hyperlink>
      <w:bookmarkEnd w:id="73"/>
      <w:r>
        <w:rPr/>
        <w:t xml:space="preserve">; </w:t>
      </w:r>
      <w:r>
        <w:fldChar w:fldCharType="end"/>
      </w:r>
      <w:r>
        <w:fldChar w:fldCharType="begin"/>
      </w:r>
      <w:r>
        <w:instrText>ADDIN EN.CITE &lt;EndNote&gt;&lt;Cite&gt;&lt;Author&gt;Kilpatrick&lt;/Author&gt;&lt;Year&gt;2015&lt;/Year&gt;&lt;RecNum&gt;4015&lt;/RecNum&gt;&lt;DisplayText&gt;Kilpatrick et al., 2015&lt;/DisplayText&gt;&lt;record&gt;&lt;rec-number&gt;4015&lt;/rec-number&gt;&lt;foreign-keys&gt;&lt;key app="EN" db-id="5apr590ftef55zea20spppw6srsvdvdazzer" timestamp="1432891590"&gt;4015&lt;/key&gt;&lt;key app="ENWeb" db-id=""&gt;0&lt;/key&gt;&lt;/foreign-keys&gt;&lt;ref-type name="Journal Article"&gt;17&lt;/ref-type&gt;&lt;contributors&gt;&lt;authors&gt;&lt;author&gt;Kilpatrick, K. A.&lt;/author&gt;&lt;author&gt;Podestá, G.&lt;/author&gt;&lt;author&gt;Walsh, S.&lt;/author&gt;&lt;author&gt;Williams, E.&lt;/author&gt;&lt;author&gt;Halliwell, V.&lt;/author&gt;&lt;author&gt;Szczodrak, M.&lt;/author&gt;&lt;author&gt;Brown, O. B.&lt;/author&gt;&lt;author&gt;Minnett, P. J.&lt;/author&gt;&lt;author&gt;Evans, R.&lt;/author&gt;&lt;/authors&gt;&lt;/contributors&gt;&lt;titles&gt;&lt;title&gt;A decade of sea surface temperature from MODIS&lt;/title&gt;&lt;secondary-title&gt;Remote Sensing of Environment&lt;/secondary-title&gt;&lt;/titles&gt;&lt;periodical&gt;&lt;full-title&gt;Remote Sensing of Environment&lt;/full-title&gt;&lt;/periodical&gt;&lt;pages&gt;27-41&lt;/pages&gt;&lt;volume&gt;165&lt;/volume&gt;&lt;number&gt;0&lt;/number&gt;&lt;keywords&gt;&lt;keyword&gt;MODIS&lt;/keyword&gt;&lt;keyword&gt;Sea surface temperature&lt;/keyword&gt;&lt;keyword&gt;Validation&lt;/keyword&gt;&lt;keyword&gt;Calibration&lt;/keyword&gt;&lt;/keywords&gt;&lt;dates&gt;&lt;year&gt;2015&lt;/year&gt;&lt;pub-dates&gt;&lt;date&gt;8//&lt;/date&gt;&lt;/pub-dates&gt;&lt;/dates&gt;&lt;isbn&gt;0034-4257&lt;/isbn&gt;&lt;urls&gt;&lt;related-urls&gt;&lt;url&gt;http://www.sciencedirect.com/science/article/pii/S0034425715001650&lt;/url&gt;&lt;/related-urls&gt;&lt;/urls&gt;&lt;electronic-resource-num&gt;http://dx.doi.org/10.1016/j.rse.2015.04.023&lt;/electronic-resource-num&gt;&lt;/record&gt;&lt;/Cite&gt;&lt;/EndNote&gt;</w:instrText>
      </w:r>
      <w:r>
        <w:fldChar w:fldCharType="separate"/>
      </w:r>
      <w:hyperlink w:anchor="_ENREF_22">
        <w:bookmarkStart w:id="74" w:name="__Fieldmark__6821_2120427496"/>
        <w:r>
          <w:rPr>
            <w:webHidden/>
            <w:rStyle w:val="InternetLink"/>
          </w:rPr>
          <w:t>Kilpatrick et al., 2015</w:t>
        </w:r>
        <w:r>
          <w:rPr>
            <w:rStyle w:val="InternetLink"/>
          </w:rPr>
        </w:r>
      </w:hyperlink>
      <w:bookmarkEnd w:id="74"/>
      <w:r>
        <w:rPr/>
        <w:t xml:space="preserve">.). These instruments are a hyperspectral interferometric instrument, the Marine-Atmospheric Emitted Radiance Interferometer (M-AERIs; </w:t>
      </w:r>
      <w:r>
        <w:fldChar w:fldCharType="end"/>
      </w:r>
      <w:r>
        <w:fldChar w:fldCharType="begin"/>
      </w:r>
      <w:r>
        <w:instrText>ADDIN EN.CITE &lt;EndNote&gt;&lt;Cite&gt;&lt;Author&gt;Minnett&lt;/Author&gt;&lt;Year&gt;2001&lt;/Year&gt;&lt;RecNum&gt;368&lt;/RecNum&gt;&lt;DisplayText&gt;Minnett et al., 2001&lt;/DisplayText&gt;&lt;record&gt;&lt;rec-number&gt;368&lt;/rec-number&gt;&lt;foreign-keys&gt;&lt;key app="EN" db-id="5apr590ftef55zea20spppw6srsvdvdazzer" timestamp="1419378184"&gt;368&lt;/key&gt;&lt;key app="ENWeb" db-id=""&gt;0&lt;/key&gt;&lt;/foreign-keys&gt;&lt;ref-type name="Journal Article"&gt;17&lt;/ref-type&gt;&lt;contributors&gt;&lt;authors&gt;&lt;author&gt;Minnett, P.J.&lt;/author&gt;&lt;author&gt;R. O. Knuteson&lt;/author&gt;&lt;author&gt;F.A. Best&lt;/author&gt;&lt;author&gt;B.J. Osborne&lt;/author&gt;&lt;author&gt;J. A. Hanafin&lt;/author&gt;&lt;author&gt;O. B. Brown&lt;/author&gt;&lt;/authors&gt;&lt;/contributors&gt;&lt;titles&gt;&lt;title&gt;The Marine-Atmospheric Emitted Radiance Interferometer (M-AERI), a high-accuracy, sea-going infrared spectroradiometer&lt;/title&gt;&lt;secondary-title&gt;Journal of Atmospheric and Oceanic Technology&lt;/secondary-title&gt;&lt;/titles&gt;&lt;periodical&gt;&lt;full-title&gt;Journal of Atmospheric and Oceanic Technology&lt;/full-title&gt;&lt;/periodical&gt;&lt;pages&gt;994-1013&lt;/pages&gt;&lt;volume&gt;18&lt;/volume&gt;&lt;number&gt;6&lt;/number&gt;&lt;dates&gt;&lt;year&gt;2001&lt;/year&gt;&lt;/dates&gt;&lt;urls&gt;&lt;/urls&gt;&lt;/record&gt;&lt;/Cite&gt;&lt;/EndNote&gt;</w:instrText>
      </w:r>
      <w:r>
        <w:fldChar w:fldCharType="separate"/>
      </w:r>
      <w:hyperlink w:anchor="_ENREF_35">
        <w:bookmarkStart w:id="75" w:name="__Fieldmark__6827_2120427496"/>
        <w:r>
          <w:rPr>
            <w:webHidden/>
            <w:rStyle w:val="InternetLink"/>
          </w:rPr>
          <w:t>Minnett et al., 2001</w:t>
        </w:r>
        <w:r>
          <w:rPr>
            <w:rStyle w:val="InternetLink"/>
          </w:rPr>
        </w:r>
      </w:hyperlink>
      <w:bookmarkEnd w:id="75"/>
      <w:r>
        <w:rPr/>
        <w:t xml:space="preserve">), and a filter radiometer, the ISARs (Infrared Sea-surface temperature Autonomous Radiometers; </w:t>
      </w:r>
      <w:r>
        <w:fldChar w:fldCharType="end"/>
      </w:r>
      <w:r>
        <w:fldChar w:fldCharType="begin"/>
      </w:r>
      <w:r>
        <w:instrText>ADDIN EN.CITE &lt;EndNote&gt;&lt;Cite&gt;&lt;Author&gt;Donlon&lt;/Author&gt;&lt;Year&gt;2008&lt;/Year&gt;&lt;RecNum&gt;2119&lt;/RecNum&gt;&lt;DisplayText&gt;Donlon et al., 2008&lt;/DisplayText&gt;&lt;record&gt;&lt;rec-number&gt;2119&lt;/rec-number&gt;&lt;foreign-keys&gt;&lt;key app="EN" db-id="5apr590ftef55zea20spppw6srsvdvdazzer" timestamp="1419378179"&gt;2119&lt;/key&gt;&lt;key app="ENWeb" db-id=""&gt;0&lt;/key&gt;&lt;/foreign-keys&gt;&lt;ref-type name="Journal Article"&gt;17&lt;/ref-type&gt;&lt;contributors&gt;&lt;authors&gt;&lt;author&gt;Donlon, C.&lt;/author&gt;&lt;author&gt;Robinson, I. S.&lt;/author&gt;&lt;author&gt;Reynolds, M.&lt;/author&gt;&lt;author&gt;Wimmer, W.&lt;/author&gt;&lt;author&gt;Fisher, G.&lt;/author&gt;&lt;author&gt;Edwards, R.&lt;/author&gt;&lt;author&gt;Nightingale, T. J.&lt;/author&gt;&lt;/authors&gt;&lt;/contributors&gt;&lt;titles&gt;&lt;title&gt;An Infrared Sea Surface Temperature Autonomous Radiometer (ISAR) for Deployment aboard Volunteer Observing Ships (VOS)&lt;/title&gt;&lt;secondary-title&gt;Journal of Atmospheric and Oceanic Technology&lt;/secondary-title&gt;&lt;/titles&gt;&lt;periodical&gt;&lt;full-title&gt;Journal of Atmospheric and Oceanic Technology&lt;/full-title&gt;&lt;/periodical&gt;&lt;pages&gt;93-113&lt;/pages&gt;&lt;volume&gt;25&lt;/volume&gt;&lt;number&gt;1&lt;/number&gt;&lt;dates&gt;&lt;year&gt;2008&lt;/year&gt;&lt;pub-dates&gt;&lt;date&gt;January 01, 2008&lt;/date&gt;&lt;/pub-dates&gt;&lt;/dates&gt;&lt;urls&gt;&lt;related-urls&gt;&lt;url&gt;http://dx.doi.org/10.1175%2F2007JTECHO505.1&lt;/url&gt;&lt;/related-urls&gt;&lt;/urls&gt;&lt;/record&gt;&lt;/Cite&gt;&lt;/EndNote&gt;</w:instrText>
      </w:r>
      <w:r>
        <w:fldChar w:fldCharType="separate"/>
      </w:r>
      <w:hyperlink w:anchor="_ENREF_9">
        <w:bookmarkStart w:id="76" w:name="__Fieldmark__6833_2120427496"/>
        <w:r>
          <w:rPr>
            <w:webHidden/>
            <w:rStyle w:val="InternetLink"/>
          </w:rPr>
          <w:t>Donlon et al., 2008</w:t>
        </w:r>
        <w:r>
          <w:rPr>
            <w:rStyle w:val="InternetLink"/>
          </w:rPr>
        </w:r>
      </w:hyperlink>
      <w:bookmarkEnd w:id="76"/>
      <w:r>
        <w:rPr/>
        <w:t xml:space="preserve">). </w:t>
      </w:r>
      <w:r>
        <w:fldChar w:fldCharType="end"/>
      </w:r>
    </w:p>
    <w:p>
      <w:pPr>
        <w:pStyle w:val="Normal"/>
        <w:tabs>
          <w:tab w:val="left" w:pos="1080" w:leader="none"/>
        </w:tabs>
        <w:rPr/>
      </w:pPr>
      <w:r>
        <w:rPr/>
        <w:t>The ship</w:t>
      </w:r>
      <w:ins w:id="56" w:author="Guillermo" w:date="2017-07-31T18:02:00Z">
        <w:r>
          <w:rPr/>
          <w:t>board</w:t>
        </w:r>
      </w:ins>
      <w:r>
        <w:rPr/>
        <w:t xml:space="preserve"> radiometers are calibrated in the laboratory before and after each deployment. More</w:t>
      </w:r>
      <w:del w:id="57" w:author="Guillermo" w:date="2017-07-31T18:02:00Z">
        <w:r>
          <w:rPr/>
          <w:delText>-</w:delText>
        </w:r>
      </w:del>
      <w:r>
        <w:rPr/>
        <w:t>over, each radiometer contains two internal blackbodies, at ambient and heated temperatures, that provide a two-point calibration as part of each measurement of the sea surface and sky infrared emission. The sky emission is used to correct the sea-viewing measurement for surface-reflected sky radiance:</w:t>
      </w:r>
    </w:p>
    <w:p>
      <w:pPr>
        <w:pStyle w:val="Normal"/>
        <w:tabs>
          <w:tab w:val="left" w:pos="1080" w:leader="none"/>
        </w:tabs>
        <w:jc w:val="right"/>
        <w:rPr/>
      </w:pPr>
      <w:r>
        <w:rPr/>
        <w:t>SST</w:t>
      </w:r>
      <w:r>
        <w:rPr>
          <w:vertAlign w:val="subscript"/>
        </w:rPr>
        <w:t>skin</w:t>
      </w:r>
      <w:r>
        <w:rPr/>
        <w:t xml:space="preserve"> = B</w:t>
      </w:r>
      <w:r>
        <w:rPr>
          <w:vertAlign w:val="superscript"/>
        </w:rPr>
        <w:t>-1</w:t>
      </w:r>
      <w:r>
        <w:rPr/>
        <w:t xml:space="preserve"> </w:t>
      </w:r>
      <w:r>
        <w:rPr>
          <w:rFonts w:cs="Times New Roman"/>
          <w:sz w:val="28"/>
          <w:highlight w:val="yellow"/>
        </w:rPr>
        <w:t>(</w:t>
      </w:r>
      <w:r>
        <w:rPr/>
        <w:t>(</w:t>
      </w:r>
      <w:r>
        <w:rPr>
          <w:i/>
        </w:rPr>
        <w:t>R</w:t>
      </w:r>
      <w:r>
        <w:rPr>
          <w:i/>
          <w:vertAlign w:val="subscript"/>
        </w:rPr>
        <w:t>water</w:t>
      </w:r>
      <w:r>
        <w:rPr/>
        <w:t>(λ,θ) – [1-ε(λ,θ)]</w:t>
      </w:r>
      <w:r>
        <w:rPr>
          <w:i/>
        </w:rPr>
        <w:t>R</w:t>
      </w:r>
      <w:r>
        <w:rPr>
          <w:i/>
          <w:vertAlign w:val="subscript"/>
        </w:rPr>
        <w:t>sky</w:t>
      </w:r>
      <w:r>
        <w:rPr/>
        <w:t xml:space="preserve">(λ,θ) – </w:t>
      </w:r>
      <w:r>
        <w:rPr>
          <w:i/>
        </w:rPr>
        <w:t>R</w:t>
      </w:r>
      <w:r>
        <w:rPr>
          <w:i/>
          <w:vertAlign w:val="subscript"/>
        </w:rPr>
        <w:t>h</w:t>
      </w:r>
      <w:r>
        <w:rPr/>
        <w:t>((λ,θ))/ε(λ,θ)</w:t>
      </w:r>
      <w:r>
        <w:rPr>
          <w:sz w:val="28"/>
          <w:highlight w:val="yellow"/>
        </w:rPr>
        <w:t>)</w:t>
      </w:r>
      <w:r>
        <w:rPr>
          <w:sz w:val="28"/>
        </w:rPr>
        <w:t xml:space="preserve">                      (4)</w:t>
      </w:r>
    </w:p>
    <w:p>
      <w:pPr>
        <w:pStyle w:val="Normal"/>
        <w:tabs>
          <w:tab w:val="left" w:pos="1080" w:leader="none"/>
        </w:tabs>
        <w:rPr/>
      </w:pPr>
      <w:r>
        <w:rPr/>
        <w:t xml:space="preserve">where </w:t>
      </w:r>
      <w:r>
        <w:rPr>
          <w:i/>
        </w:rPr>
        <w:t>R</w:t>
      </w:r>
      <w:r>
        <w:rPr>
          <w:i/>
          <w:vertAlign w:val="subscript"/>
        </w:rPr>
        <w:t>water</w:t>
      </w:r>
      <w:r>
        <w:rPr/>
        <w:t xml:space="preserve">, </w:t>
      </w:r>
      <w:r>
        <w:rPr>
          <w:i/>
        </w:rPr>
        <w:t>R</w:t>
      </w:r>
      <w:r>
        <w:rPr>
          <w:i/>
          <w:vertAlign w:val="subscript"/>
        </w:rPr>
        <w:t>sky</w:t>
      </w:r>
      <w:r>
        <w:rPr/>
        <w:t xml:space="preserve"> and </w:t>
      </w:r>
      <w:r>
        <w:rPr>
          <w:i/>
        </w:rPr>
        <w:t>R</w:t>
      </w:r>
      <w:r>
        <w:rPr>
          <w:i/>
          <w:vertAlign w:val="subscript"/>
        </w:rPr>
        <w:t>h</w:t>
      </w:r>
      <w:r>
        <w:rPr/>
        <w:t xml:space="preserve"> are the spectral radiance emitted by the sea surface, the atmosphere above the height of the instrument, and the atmosphere below the instrument, </w:t>
      </w:r>
      <w:r>
        <w:rPr>
          <w:i/>
        </w:rPr>
        <w:t>λ</w:t>
      </w:r>
      <w:r>
        <w:rPr/>
        <w:t xml:space="preserve"> is the wavelength of the measured radiance, </w:t>
      </w:r>
      <w:r>
        <w:rPr>
          <w:rFonts w:cs="Times New Roman"/>
          <w:i/>
        </w:rPr>
        <w:t>θ</w:t>
      </w:r>
      <w:r>
        <w:rPr>
          <w:rFonts w:cs="Times New Roman"/>
        </w:rPr>
        <w:t xml:space="preserve"> is the angle from vertical of the measurement, and ε is the surface emissivity. </w:t>
      </w:r>
      <w:r>
        <w:rPr>
          <w:rFonts w:cs="Times New Roman"/>
          <w:i/>
        </w:rPr>
        <w:t>B</w:t>
      </w:r>
      <w:r>
        <w:rPr>
          <w:rFonts w:cs="Times New Roman"/>
        </w:rPr>
        <w:t xml:space="preserve"> is the Planck function.</w:t>
      </w:r>
    </w:p>
    <w:p>
      <w:pPr>
        <w:pStyle w:val="Normal"/>
        <w:tabs>
          <w:tab w:val="left" w:pos="1080" w:leader="none"/>
        </w:tabs>
        <w:rPr/>
      </w:pPr>
      <w:r>
        <mc:AlternateContent>
          <mc:Choice Requires="wps">
            <w:drawing>
              <wp:anchor behindDoc="0" distT="0" distB="0" distL="114300" distR="114300" simplePos="0" locked="0" layoutInCell="1" allowOverlap="1" relativeHeight="8" wp14:anchorId="61CFE91F">
                <wp:simplePos x="0" y="0"/>
                <wp:positionH relativeFrom="margin">
                  <wp:posOffset>33020</wp:posOffset>
                </wp:positionH>
                <wp:positionV relativeFrom="paragraph">
                  <wp:posOffset>4109720</wp:posOffset>
                </wp:positionV>
                <wp:extent cx="5949315" cy="953135"/>
                <wp:effectExtent l="0" t="0" r="0" b="0"/>
                <wp:wrapTopAndBottom/>
                <wp:docPr id="8" name="Text Box 2"/>
                <a:graphic xmlns:a="http://schemas.openxmlformats.org/drawingml/2006/main">
                  <a:graphicData uri="http://schemas.microsoft.com/office/word/2010/wordprocessingShape">
                    <wps:wsp>
                      <wps:cNvSpPr/>
                      <wps:spPr>
                        <a:xfrm>
                          <a:off x="0" y="0"/>
                          <a:ext cx="5948640" cy="952560"/>
                        </a:xfrm>
                        <a:prstGeom prst="rect">
                          <a:avLst/>
                        </a:prstGeom>
                        <a:solidFill>
                          <a:srgbClr val="ffffff"/>
                        </a:solidFill>
                        <a:ln>
                          <a:noFill/>
                        </a:ln>
                      </wps:spPr>
                      <wps:style>
                        <a:lnRef idx="0"/>
                        <a:fillRef idx="0"/>
                        <a:effectRef idx="0"/>
                        <a:fontRef idx="minor"/>
                      </wps:style>
                      <wps:txbx>
                        <w:txbxContent>
                          <w:p>
                            <w:pPr>
                              <w:pStyle w:val="Caption1"/>
                              <w:rPr>
                                <w:color w:val="auto"/>
                              </w:rPr>
                            </w:pPr>
                            <w:bookmarkStart w:id="77" w:name="_Ref488835407"/>
                            <w:r>
                              <w:rPr>
                                <w:color w:val="auto"/>
                              </w:rPr>
                              <w:t xml:space="preserve">Figure </w:t>
                            </w:r>
                            <w:r>
                              <w:rPr>
                                <w:color w:val="auto"/>
                              </w:rPr>
                              <w:fldChar w:fldCharType="begin"/>
                            </w:r>
                            <w:r>
                              <w:instrText> SEQ Figure \* ARABIC </w:instrText>
                            </w:r>
                            <w:r>
                              <w:fldChar w:fldCharType="separate"/>
                            </w:r>
                            <w:r>
                              <w:t>3</w:t>
                            </w:r>
                            <w:r>
                              <w:fldChar w:fldCharType="end"/>
                            </w:r>
                            <w:bookmarkEnd w:id="77"/>
                            <w:r>
                              <w:rPr>
                                <w:color w:val="auto"/>
                              </w:rPr>
                              <w:t>. Example of the difference between the emission from the RSMAS water bath blackbody target and the AMBER radiometer at a temperature set point of 20</w:t>
                            </w:r>
                            <w:r>
                              <w:rPr>
                                <w:color w:val="auto"/>
                                <w:vertAlign w:val="superscript"/>
                              </w:rPr>
                              <w:t>o</w:t>
                            </w:r>
                            <w:r>
                              <w:rPr>
                                <w:color w:val="auto"/>
                              </w:rPr>
                              <w:t xml:space="preserve">C (left). The blue block is the uncertainty in the AMBER measurement, and the black error bar is the uncertainty in the water bath temperature measurements. The mean differences at a range of set points are shown at right. The differences all lie in the range of the AMBER uncertainties. </w:t>
                            </w:r>
                          </w:p>
                          <w:p>
                            <w:pPr>
                              <w:pStyle w:val="Caption1"/>
                              <w:spacing w:before="0" w:after="200"/>
                              <w:rPr>
                                <w:color w:val="auto"/>
                              </w:rPr>
                            </w:pPr>
                            <w:r>
                              <w:rPr>
                                <w:color w:val="auto"/>
                              </w:rPr>
                            </w:r>
                          </w:p>
                        </w:txbxContent>
                      </wps:txbx>
                      <wps:bodyPr lIns="0" rIns="0" tIns="0" bIns="0">
                        <a:prstTxWarp prst="textNoShape"/>
                        <a:noAutofit/>
                      </wps:bodyPr>
                    </wps:wsp>
                  </a:graphicData>
                </a:graphic>
              </wp:anchor>
            </w:drawing>
          </mc:Choice>
          <mc:Fallback>
            <w:pict>
              <v:rect id="shape_0" ID="Text Box 2" fillcolor="white" stroked="f" style="position:absolute;margin-left:2.6pt;margin-top:323.6pt;width:468.35pt;height:74.95pt;mso-position-horizontal-relative:margin" wp14:anchorId="61CFE91F">
                <w10:wrap type="square"/>
                <v:fill o:detectmouseclick="t" type="solid" color2="black"/>
                <v:stroke color="#3465a4" joinstyle="round" endcap="flat"/>
                <v:textbox>
                  <w:txbxContent>
                    <w:p>
                      <w:pPr>
                        <w:pStyle w:val="Caption1"/>
                        <w:rPr>
                          <w:color w:val="auto"/>
                        </w:rPr>
                      </w:pPr>
                      <w:bookmarkStart w:id="78" w:name="_Ref488835407"/>
                      <w:r>
                        <w:rPr>
                          <w:color w:val="auto"/>
                        </w:rPr>
                        <w:t xml:space="preserve">Figure </w:t>
                      </w:r>
                      <w:r>
                        <w:rPr>
                          <w:color w:val="auto"/>
                        </w:rPr>
                        <w:fldChar w:fldCharType="begin"/>
                      </w:r>
                      <w:r>
                        <w:instrText> SEQ Figure \* ARABIC </w:instrText>
                      </w:r>
                      <w:r>
                        <w:fldChar w:fldCharType="separate"/>
                      </w:r>
                      <w:r>
                        <w:t>3</w:t>
                      </w:r>
                      <w:r>
                        <w:fldChar w:fldCharType="end"/>
                      </w:r>
                      <w:bookmarkEnd w:id="78"/>
                      <w:r>
                        <w:rPr>
                          <w:color w:val="auto"/>
                        </w:rPr>
                        <w:t>. Example of the difference between the emission from the RSMAS water bath blackbody target and the AMBER radiometer at a temperature set point of 20</w:t>
                      </w:r>
                      <w:r>
                        <w:rPr>
                          <w:color w:val="auto"/>
                          <w:vertAlign w:val="superscript"/>
                        </w:rPr>
                        <w:t>o</w:t>
                      </w:r>
                      <w:r>
                        <w:rPr>
                          <w:color w:val="auto"/>
                        </w:rPr>
                        <w:t xml:space="preserve">C (left). The blue block is the uncertainty in the AMBER measurement, and the black error bar is the uncertainty in the water bath temperature measurements. The mean differences at a range of set points are shown at right. The differences all lie in the range of the AMBER uncertainties. </w:t>
                      </w:r>
                    </w:p>
                    <w:p>
                      <w:pPr>
                        <w:pStyle w:val="Caption1"/>
                        <w:spacing w:before="0" w:after="200"/>
                        <w:rPr>
                          <w:color w:val="auto"/>
                        </w:rPr>
                      </w:pPr>
                      <w:r>
                        <w:rPr>
                          <w:color w:val="auto"/>
                        </w:rPr>
                      </w:r>
                    </w:p>
                  </w:txbxContent>
                </v:textbox>
              </v:rect>
            </w:pict>
          </mc:Fallback>
        </mc:AlternateContent>
        <w:drawing>
          <wp:anchor behindDoc="0" distT="0" distB="635" distL="114300" distR="114300" simplePos="0" locked="0" layoutInCell="1" allowOverlap="1" relativeHeight="6">
            <wp:simplePos x="0" y="0"/>
            <wp:positionH relativeFrom="margin">
              <wp:posOffset>-5080</wp:posOffset>
            </wp:positionH>
            <wp:positionV relativeFrom="page">
              <wp:posOffset>4357370</wp:posOffset>
            </wp:positionV>
            <wp:extent cx="2500630" cy="1732915"/>
            <wp:effectExtent l="0" t="0" r="0" b="0"/>
            <wp:wrapTight wrapText="bothSides">
              <wp:wrapPolygon edited="0">
                <wp:start x="-27" y="0"/>
                <wp:lineTo x="-27" y="21343"/>
                <wp:lineTo x="21389" y="21343"/>
                <wp:lineTo x="21389" y="0"/>
                <wp:lineTo x="-27" y="0"/>
              </wp:wrapPolygon>
            </wp:wrapTight>
            <wp:docPr id="10" name="Picture 46" descr="G:\Docs\FRM4ST\Figures for slides\RSMAS-BB_AMB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46" descr="G:\Docs\FRM4ST\Figures for slides\RSMAS-BB_AMBER.PNG"/>
                    <pic:cNvPicPr>
                      <a:picLocks noChangeAspect="1" noChangeArrowheads="1"/>
                    </pic:cNvPicPr>
                  </pic:nvPicPr>
                  <pic:blipFill>
                    <a:blip r:embed="rId4"/>
                    <a:stretch>
                      <a:fillRect/>
                    </a:stretch>
                  </pic:blipFill>
                  <pic:spPr bwMode="auto">
                    <a:xfrm>
                      <a:off x="0" y="0"/>
                      <a:ext cx="2500630" cy="1732915"/>
                    </a:xfrm>
                    <a:prstGeom prst="rect">
                      <a:avLst/>
                    </a:prstGeom>
                  </pic:spPr>
                </pic:pic>
              </a:graphicData>
            </a:graphic>
          </wp:anchor>
        </w:drawing>
      </w:r>
      <w:r>
        <w:rPr/>
        <w:t xml:space="preserve">We assess uncertainties in the internal calibration of the shipboard radiometers </w:t>
      </w:r>
      <w:del w:id="58" w:author="Guillermo" w:date="2017-07-31T18:04:00Z">
        <w:r>
          <w:rPr/>
          <w:delText>through laboratory calibrations of the</w:delText>
        </w:r>
      </w:del>
      <w:ins w:id="59" w:author="Guillermo" w:date="2017-07-31T18:04:00Z">
        <w:r>
          <w:rPr/>
          <w:t xml:space="preserve"> by calibrating the</w:t>
        </w:r>
      </w:ins>
      <w:r>
        <w:rPr/>
        <w:t xml:space="preserve"> radiometers </w:t>
      </w:r>
      <w:ins w:id="60" w:author="Guillermo" w:date="2017-07-31T18:04:00Z">
        <w:r>
          <w:rPr/>
          <w:t xml:space="preserve">in the laboratory </w:t>
        </w:r>
      </w:ins>
      <w:r>
        <w:rPr/>
        <w:t>against a NIST-characterized water-bath blackbody target</w:t>
      </w:r>
      <w:ins w:id="61" w:author="Guillermo" w:date="2017-07-31T18:04:00Z">
        <w:r>
          <w:rPr/>
          <w:t xml:space="preserve"> </w:t>
        </w:r>
      </w:ins>
      <w:del w:id="62" w:author="Guillermo" w:date="2017-07-31T18:04:00Z">
        <w:r>
          <w:rPr/>
          <w:delText xml:space="preserve"> </w:delText>
        </w:r>
      </w:del>
      <w:r>
        <w:rPr/>
        <w:t>(</w:t>
      </w:r>
      <w:r>
        <w:fldChar w:fldCharType="begin"/>
      </w:r>
      <w:r>
        <w:instrText>ADDIN EN.CITE &lt;EndNote&gt;&lt;Cite&gt;&lt;Author&gt;Rice&lt;/Author&gt;&lt;Year&gt;2004&lt;/Year&gt;&lt;RecNum&gt;613&lt;/RecNum&gt;&lt;DisplayText&gt;Rice et al., 2004&lt;/DisplayText&gt;&lt;record&gt;&lt;rec-number&gt;613&lt;/rec-number&gt;&lt;foreign-keys&gt;&lt;key app="EN" db-id="5apr590ftef55zea20spppw6srsvdvdazzer" timestamp="1419378185"&gt;613&lt;/key&gt;&lt;key app="ENWeb" db-id=""&gt;0&lt;/key&gt;&lt;/foreign-keys&gt;&lt;ref-type name="Journal Article"&gt;17&lt;/ref-type&gt;&lt;contributors&gt;&lt;authors&gt;&lt;author&gt;Rice, J.P.&lt;/author&gt;&lt;author&gt;J. J. Butler&lt;/author&gt;&lt;author&gt;B. C. Johnson&lt;/author&gt;&lt;author&gt;P. J. Minnett&lt;/author&gt;&lt;author&gt;K. A. Maillet&lt;/author&gt;&lt;author&gt;T. J. Nightingale&lt;/author&gt;&lt;author&gt;S. J. Hook&lt;/author&gt;&lt;author&gt;A. Abtahi&lt;/author&gt;&lt;author&gt;C. J. Donlon&lt;/author&gt;&lt;author&gt; I. J. Barton&lt;/author&gt;&lt;/authors&gt;&lt;/contributors&gt;&lt;titles&gt;&lt;title&gt;The Miami2001 Infrared Radiometer Calibration and Intercomparison: 1. Laboratory Characterization of Blackbody Targets&lt;/title&gt;&lt;secondary-title&gt;Journal of Atmospheric and Oceanic Technology&lt;/secondary-title&gt;&lt;/titles&gt;&lt;periodical&gt;&lt;full-title&gt;Journal of Atmospheric and Oceanic Technology&lt;/full-title&gt;&lt;/periodical&gt;&lt;pages&gt;258-267&lt;/pages&gt;&lt;volume&gt;21&lt;/volume&gt;&lt;dates&gt;&lt;year&gt;2004&lt;/year&gt;&lt;/dates&gt;&lt;urls&gt;&lt;/urls&gt;&lt;/record&gt;&lt;/Cite&gt;&lt;/EndNote&gt;</w:instrText>
      </w:r>
      <w:r>
        <w:fldChar w:fldCharType="separate"/>
      </w:r>
      <w:hyperlink w:anchor="_ENREF_43">
        <w:bookmarkStart w:id="79" w:name="__Fieldmark__6910_2120427496"/>
        <w:r>
          <w:rPr>
            <w:webHidden/>
            <w:rStyle w:val="InternetLink"/>
          </w:rPr>
          <w:t>Rice et al., 2004</w:t>
        </w:r>
        <w:r>
          <w:rPr>
            <w:rStyle w:val="InternetLink"/>
          </w:rPr>
        </w:r>
      </w:hyperlink>
      <w:bookmarkEnd w:id="79"/>
      <w:r>
        <w:rPr/>
        <w:t>), built to a NIST design (</w:t>
      </w:r>
      <w:r>
        <w:fldChar w:fldCharType="end"/>
      </w:r>
      <w:r>
        <w:fldChar w:fldCharType="begin"/>
      </w:r>
      <w:r>
        <w:instrText>ADDIN EN.CITE &lt;EndNote&gt;&lt;Cite&gt;&lt;Author&gt;Fowler&lt;/Author&gt;&lt;Year&gt;1995&lt;/Year&gt;&lt;RecNum&gt;136&lt;/RecNum&gt;&lt;DisplayText&gt;Fowler, 1995&lt;/DisplayText&gt;&lt;record&gt;&lt;rec-number&gt;136&lt;/rec-number&gt;&lt;foreign-keys&gt;&lt;key app="EN" db-id="5apr590ftef55zea20spppw6srsvdvdazzer" timestamp="1419378180"&gt;136&lt;/key&gt;&lt;key app="ENWeb" db-id=""&gt;0&lt;/key&gt;&lt;/foreign-keys&gt;&lt;ref-type name="Journal Article"&gt;17&lt;/ref-type&gt;&lt;contributors&gt;&lt;authors&gt;&lt;author&gt;Fowler, J.B.&lt;/author&gt;&lt;/authors&gt;&lt;/contributors&gt;&lt;titles&gt;&lt;title&gt;A third generation water bath based blackbody source.&lt;/title&gt;&lt;secondary-title&gt;Journal of Research of the National Institute of Standards and Technology&lt;/secondary-title&gt;&lt;/titles&gt;&lt;periodical&gt;&lt;full-title&gt;Journal of Research of the National Institute of Standards and Technology&lt;/full-title&gt;&lt;/periodical&gt;&lt;pages&gt;591-599&lt;/pages&gt;&lt;volume&gt;100&lt;/volume&gt;&lt;number&gt;5&lt;/number&gt;&lt;dates&gt;&lt;year&gt;1995&lt;/year&gt;&lt;/dates&gt;&lt;urls&gt;&lt;/urls&gt;&lt;/record&gt;&lt;/Cite&gt;&lt;/EndNote&gt;</w:instrText>
      </w:r>
      <w:r>
        <w:fldChar w:fldCharType="separate"/>
      </w:r>
      <w:hyperlink w:anchor="_ENREF_14">
        <w:bookmarkStart w:id="80" w:name="__Fieldmark__6916_2120427496"/>
        <w:r>
          <w:rPr>
            <w:webHidden/>
            <w:rStyle w:val="InternetLink"/>
          </w:rPr>
          <w:t>Fowler, 1995</w:t>
        </w:r>
        <w:r>
          <w:rPr>
            <w:rStyle w:val="InternetLink"/>
          </w:rPr>
        </w:r>
      </w:hyperlink>
      <w:bookmarkEnd w:id="80"/>
      <w:r>
        <w:rPr/>
        <w:t>). As part of the Fiducial Reference Measurements for Surface Temperatures (FRM4STS), an ESA</w:t>
      </w:r>
      <w:r>
        <w:fldChar w:fldCharType="end"/>
      </w:r>
      <w:ins w:id="63" w:author="Guillermo" w:date="2017-07-31T18:04:00Z">
        <w:r>
          <w:rPr/>
          <w:t>-</w:t>
        </w:r>
      </w:ins>
      <w:del w:id="64" w:author="Guillermo" w:date="2017-07-31T18:04:00Z">
        <w:r>
          <w:rPr/>
          <w:delText xml:space="preserve"> </w:delText>
        </w:r>
      </w:del>
      <w:r>
        <w:rPr/>
        <w:t xml:space="preserve">funded project to establish and maintain SI-traceability of global Fiducial Reference Measurements (FRM) for satellite-derived surface temperature product validation, an international workshop was held at the National Physical Laboratory (NPL) in the UK in June 2016. We participated with an M-AERI (see below) which was calibrated against an NPL reference blackbody target, and with our laboratory water-bath blackbody that was characterized by the NPL infrared radiometric calibration system, AMBER (Absolute Measurements of Black-body Emitted Radiance; </w:t>
      </w:r>
      <w:r>
        <w:fldChar w:fldCharType="begin"/>
      </w:r>
      <w:r>
        <w:instrText>ADDIN EN.CITE &lt;EndNote&gt;&lt;Cite&gt;&lt;Author&gt;Theocharous&lt;/Author&gt;&lt;Year&gt;1998&lt;/Year&gt;&lt;RecNum&gt;2819&lt;/RecNum&gt;&lt;DisplayText&gt;Theocharous et al., 1998&lt;/DisplayText&gt;&lt;record&gt;&lt;rec-number&gt;2819&lt;/rec-number&gt;&lt;foreign-keys&gt;&lt;key app="EN" db-id="5apr590ftef55zea20spppw6srsvdvdazzer" timestamp="1419378187"&gt;2819&lt;/key&gt;&lt;key app="ENWeb" db-id=""&gt;0&lt;/key&gt;&lt;/foreign-keys&gt;&lt;ref-type name="Journal Article"&gt;17&lt;/ref-type&gt;&lt;contributors&gt;&lt;authors&gt;&lt;author&gt;Theocharous, E&lt;/author&gt;&lt;author&gt;N P Fox&lt;/author&gt;&lt;author&gt;V I Sapritsky&lt;/author&gt;&lt;author&gt;S N Mekhontsev&lt;/author&gt;&lt;author&gt;S P Morozova&lt;/author&gt;&lt;/authors&gt;&lt;/contributors&gt;&lt;titles&gt;&lt;title&gt;Absolute measurements of black-body emitted radiance&lt;/title&gt;&lt;secondary-title&gt;Metrologia&lt;/secondary-title&gt;&lt;/titles&gt;&lt;periodical&gt;&lt;full-title&gt;Metrologia&lt;/full-title&gt;&lt;/periodical&gt;&lt;pages&gt;549 - 554&lt;/pages&gt;&lt;volume&gt;35&lt;/volume&gt;&lt;number&gt;4&lt;/number&gt;&lt;dates&gt;&lt;year&gt;1998&lt;/year&gt;&lt;/dates&gt;&lt;isbn&gt;0026-1394&lt;/isbn&gt;&lt;urls&gt;&lt;related-urls&gt;&lt;url&gt;http://stacks.iop.org/0026-1394/35/i=4/a=58&lt;/url&gt;&lt;/related-urls&gt;&lt;/urls&gt;&lt;/record&gt;&lt;/Cite&gt;&lt;/EndNote&gt;</w:instrText>
      </w:r>
      <w:r>
        <w:fldChar w:fldCharType="separate"/>
      </w:r>
      <w:hyperlink w:anchor="_ENREF_46">
        <w:bookmarkStart w:id="81" w:name="__Fieldmark__6939_2120427496"/>
        <w:r>
          <w:rPr>
            <w:webHidden/>
            <w:rStyle w:val="InternetLink"/>
          </w:rPr>
          <w:t>Theocharous et al., 1998</w:t>
        </w:r>
        <w:r>
          <w:rPr>
            <w:rStyle w:val="InternetLink"/>
          </w:rPr>
        </w:r>
      </w:hyperlink>
      <w:bookmarkEnd w:id="81"/>
      <w:r>
        <w:rPr/>
        <w:t xml:space="preserve">). </w:t>
      </w:r>
      <w:r>
        <w:fldChar w:fldCharType="end"/>
      </w:r>
      <w:r>
        <w:rPr/>
        <w:fldChar w:fldCharType="begin"/>
      </w:r>
      <w:r>
        <w:instrText> REF _Ref488835407 \h </w:instrText>
      </w:r>
      <w:r>
        <w:fldChar w:fldCharType="separate"/>
      </w:r>
      <w:r>
        <w:t>Figure 3</w:t>
      </w:r>
      <w:r>
        <w:fldChar w:fldCharType="end"/>
      </w:r>
      <w:r>
        <w:rPr/>
        <w:t xml:space="preserve"> shows the AMBER measurements of the RSMAS water-bath blackbody target. These, and other results of the NPL workshop (</w:t>
      </w:r>
      <w:r>
        <w:fldChar w:fldCharType="begin"/>
      </w:r>
      <w:r>
        <w:instrText>ADDIN EN.CITE &lt;EndNote&gt;&lt;Cite&gt;&lt;Author&gt;Barker-Snook&lt;/Author&gt;&lt;Year&gt;2016&lt;/Year&gt;&lt;RecNum&gt;4696&lt;/RecNum&gt;&lt;DisplayText&gt;Barker-Snook et al., 2016&lt;/DisplayText&gt;&lt;record&gt;&lt;rec-number&gt;4696&lt;/rec-number&gt;&lt;foreign-keys&gt;&lt;key app="EN" db-id="5apr590ftef55zea20spppw6srsvdvdazzer" timestamp="1490784843"&gt;4696&lt;/key&gt;&lt;/foreign-keys&gt;&lt;ref-type name="Report"&gt;27&lt;/ref-type&gt;&lt;contributors&gt;&lt;authors&gt;&lt;author&gt;Barker-Snook, I. &lt;/author&gt;&lt;author&gt;E. Theocharous&lt;/author&gt;&lt;author&gt;N. P. Fox&lt;/author&gt;&lt;/authors&gt;&lt;/contributors&gt;&lt;titles&gt;&lt;title&gt;2016 comparison of IR brightness temperature measurements in support of satellite validation. Part 2: Laboratory comparison of radiation thermometers&lt;/title&gt;&lt;/titles&gt;&lt;pages&gt;117&lt;/pages&gt;&lt;number&gt;NPL REPORT ENV 14&lt;/number&gt;&lt;dates&gt;&lt;year&gt;2016&lt;/year&gt;&lt;/dates&gt;&lt;urls&gt;&lt;/urls&gt;&lt;/record&gt;&lt;/Cite&gt;&lt;/EndNote&gt;</w:instrText>
      </w:r>
      <w:r>
        <w:fldChar w:fldCharType="separate"/>
      </w:r>
      <w:hyperlink w:anchor="_ENREF_3">
        <w:bookmarkStart w:id="82" w:name="__Fieldmark__6950_2120427496"/>
        <w:r>
          <w:rPr>
            <w:webHidden/>
            <w:rStyle w:val="InternetLink"/>
          </w:rPr>
          <w:t>Barker-Snook et al., 2016</w:t>
        </w:r>
        <w:r>
          <w:rPr>
            <w:rStyle w:val="InternetLink"/>
          </w:rPr>
        </w:r>
      </w:hyperlink>
      <w:bookmarkEnd w:id="82"/>
      <w:r>
        <w:rPr/>
        <w:t xml:space="preserve">; </w:t>
      </w:r>
      <w:r>
        <w:fldChar w:fldCharType="end"/>
      </w:r>
      <w:r>
        <w:fldChar w:fldCharType="begin"/>
      </w:r>
      <w:r>
        <w:instrText>ADDIN EN.CITE &lt;EndNote&gt;&lt;Cite&gt;&lt;Author&gt;Theocharous&lt;/Author&gt;&lt;Year&gt;2016&lt;/Year&gt;&lt;RecNum&gt;4695&lt;/RecNum&gt;&lt;DisplayText&gt;Theocharous et al., 2016&lt;/DisplayText&gt;&lt;record&gt;&lt;rec-number&gt;4695&lt;/rec-number&gt;&lt;foreign-keys&gt;&lt;key app="EN" db-id="5apr590ftef55zea20spppw6srsvdvdazzer" timestamp="1490784397"&gt;4695&lt;/key&gt;&lt;/foreign-keys&gt;&lt;ref-type name="Report"&gt;27&lt;/ref-type&gt;&lt;contributors&gt;&lt;authors&gt;&lt;author&gt;Theocharous, E. &lt;/author&gt;&lt;author&gt;I. Barker-Snook &lt;/author&gt;&lt;author&gt;N. P. Fox&lt;/author&gt;&lt;/authors&gt;&lt;tertiary-authors&gt;&lt;author&gt;National Physical Laboratory&lt;/author&gt;&lt;/tertiary-authors&gt;&lt;/contributors&gt;&lt;titles&gt;&lt;title&gt;2016 comparison of IR brightness temperature measurements in support of satellite validation. Part 1: Blackbody Laboratory comparison.&lt;/title&gt;&lt;/titles&gt;&lt;pages&gt;104&lt;/pages&gt;&lt;number&gt;NPL REPORT ENV 12&lt;/number&gt;&lt;dates&gt;&lt;year&gt;2016&lt;/year&gt;&lt;/dates&gt;&lt;pub-location&gt;Teddington, Middlesex, UK&lt;/pub-location&gt;&lt;publisher&gt;National Physical Laboratory&lt;/publisher&gt;&lt;urls&gt;&lt;/urls&gt;&lt;/record&gt;&lt;/Cite&gt;&lt;/EndNote&gt;</w:instrText>
      </w:r>
      <w:r>
        <w:fldChar w:fldCharType="separate"/>
      </w:r>
      <w:hyperlink w:anchor="_ENREF_45">
        <w:bookmarkStart w:id="83" w:name="__Fieldmark__6956_2120427496"/>
        <w:r>
          <w:rPr>
            <w:webHidden/>
            <w:rStyle w:val="InternetLink"/>
          </w:rPr>
          <w:t>Theocharous et al., 2016</w:t>
        </w:r>
        <w:r>
          <w:rPr>
            <w:rStyle w:val="InternetLink"/>
          </w:rPr>
        </w:r>
      </w:hyperlink>
      <w:bookmarkEnd w:id="83"/>
      <w:r>
        <w:rPr/>
        <w:t xml:space="preserve">) confirm our laboratory measurements in providing confidence that the SI-traceable </w:t>
      </w:r>
      <w:r>
        <w:fldChar w:fldCharType="end"/>
      </w:r>
      <w:commentRangeStart w:id="13"/>
      <w:r>
        <w:rPr/>
        <w:t>SSTskin</w:t>
      </w:r>
      <w:r>
        <w:rPr/>
      </w:r>
      <w:commentRangeEnd w:id="13"/>
      <w:r>
        <w:commentReference w:id="13"/>
      </w:r>
      <w:r>
        <w:rPr/>
        <w:t xml:space="preserve"> measurements of the M-AERI are accurate to much better than 0.1K. Thus, ship radiometers have SI-traceability for the skin SST measurements; this is a prerequisite for the generation of SST Climate Data Records from the satellite measurements (</w:t>
      </w:r>
      <w:r>
        <w:fldChar w:fldCharType="begin"/>
      </w:r>
      <w:r>
        <w:instrText>ADDIN EN.CITE &lt;EndNote&gt;&lt;Cite&gt;&lt;Author&gt;Minnett&lt;/Author&gt;&lt;Year&gt;2012&lt;/Year&gt;&lt;RecNum&gt;2580&lt;/RecNum&gt;&lt;DisplayText&gt;Minnett and Corlett, 2012&lt;/DisplayText&gt;&lt;record&gt;&lt;rec-number&gt;2580&lt;/rec-number&gt;&lt;foreign-keys&gt;&lt;key app="EN" db-id="5apr590ftef55zea20spppw6srsvdvdazzer" timestamp="1419378184"&gt;2580&lt;/key&gt;&lt;key app="ENWeb" db-id=""&gt;0&lt;/key&gt;&lt;/foreign-keys&gt;&lt;ref-type name="Journal Article"&gt;17&lt;/ref-type&gt;&lt;contributors&gt;&lt;authors&gt;&lt;author&gt;Minnett, Peter J.&lt;/author&gt;&lt;author&gt;Corlett, Gary K.&lt;/author&gt;&lt;/authors&gt;&lt;/contributors&gt;&lt;titles&gt;&lt;title&gt;A pathway to generating Climate Data Records of sea-surface temperature from satellite measurements&lt;/title&gt;&lt;secondary-title&gt;Deep Sea Research Part II: Topical Studies in Oceanography&lt;/secondary-title&gt;&lt;/titles&gt;&lt;periodical&gt;&lt;full-title&gt;Deep Sea Research Part II: Topical Studies in Oceanography&lt;/full-title&gt;&lt;/periodical&gt;&lt;pages&gt;44-51&lt;/pages&gt;&lt;volume&gt;77–80&lt;/volume&gt;&lt;number&gt;0&lt;/number&gt;&lt;keywords&gt;&lt;keyword&gt;Sea-surface temperature&lt;/keyword&gt;&lt;keyword&gt;Climate Data Records&lt;/keyword&gt;&lt;keyword&gt;Satellite radiometry&lt;/keyword&gt;&lt;keyword&gt;Thermal skin effect&lt;/keyword&gt;&lt;keyword&gt;Electromagnetic skin effect&lt;/keyword&gt;&lt;keyword&gt;SI traceability&lt;/keyword&gt;&lt;/keywords&gt;&lt;dates&gt;&lt;year&gt;2012&lt;/year&gt;&lt;/dates&gt;&lt;isbn&gt;0967-0645&lt;/isbn&gt;&lt;urls&gt;&lt;related-urls&gt;&lt;url&gt;http://www.sciencedirect.com/science/article/pii/S0967064512000513&lt;/url&gt;&lt;/related-urls&gt;&lt;/urls&gt;&lt;electronic-resource-num&gt;10.1016/j.dsr2.2012.04.003&lt;/electronic-resource-num&gt;&lt;/record&gt;&lt;/Cite&gt;&lt;/EndNote&gt;</w:instrText>
      </w:r>
      <w:r>
        <w:fldChar w:fldCharType="separate"/>
      </w:r>
      <w:bookmarkStart w:id="84" w:name="__Fieldmark__6974_2120427496"/>
      <w:r>
        <w:rPr/>
        <w:t>Minnett and Corlett, 2012</w:t>
      </w:r>
      <w:r>
        <w:rPr/>
      </w:r>
      <w:r>
        <w:fldChar w:fldCharType="end"/>
      </w:r>
      <w:hyperlink w:anchor="_ENREF_33">
        <w:bookmarkEnd w:id="84"/>
        <w:r>
          <w:rPr>
            <w:webHidden/>
          </w:rPr>
          <w:t>).</w:t>
        </w:r>
      </w:hyperlink>
    </w:p>
    <w:p>
      <w:pPr>
        <w:pStyle w:val="Normal"/>
        <w:tabs>
          <w:tab w:val="left" w:pos="1080" w:leader="none"/>
        </w:tabs>
        <w:rPr/>
      </w:pPr>
      <w:r>
        <mc:AlternateContent>
          <mc:Choice Requires="wps">
            <w:drawing>
              <wp:anchor behindDoc="0" distT="0" distB="0" distL="114300" distR="114300" simplePos="0" locked="0" layoutInCell="1" allowOverlap="1" relativeHeight="3" wp14:anchorId="71F73AD4">
                <wp:simplePos x="0" y="0"/>
                <wp:positionH relativeFrom="margin">
                  <wp:align>left</wp:align>
                </wp:positionH>
                <wp:positionV relativeFrom="margin">
                  <wp:align>bottom</wp:align>
                </wp:positionV>
                <wp:extent cx="5828665" cy="3074035"/>
                <wp:effectExtent l="0" t="0" r="1270" b="0"/>
                <wp:wrapTopAndBottom/>
                <wp:docPr id="11" name="Text Box 2"/>
                <a:graphic xmlns:a="http://schemas.openxmlformats.org/drawingml/2006/main">
                  <a:graphicData uri="http://schemas.microsoft.com/office/word/2010/wordprocessingShape">
                    <wps:wsp>
                      <wps:cNvSpPr/>
                      <wps:spPr>
                        <a:xfrm>
                          <a:off x="0" y="0"/>
                          <a:ext cx="5828040" cy="3073320"/>
                        </a:xfrm>
                        <a:prstGeom prst="rect">
                          <a:avLst/>
                        </a:prstGeom>
                        <a:solidFill>
                          <a:srgbClr val="ffffff"/>
                        </a:solidFill>
                        <a:ln w="9360">
                          <a:noFill/>
                        </a:ln>
                      </wps:spPr>
                      <wps:style>
                        <a:lnRef idx="0"/>
                        <a:fillRef idx="0"/>
                        <a:effectRef idx="0"/>
                        <a:fontRef idx="minor"/>
                      </wps:style>
                      <wps:txbx>
                        <w:txbxContent>
                          <w:p>
                            <w:pPr>
                              <w:pStyle w:val="FrameContents"/>
                              <w:keepNext/>
                              <w:jc w:val="center"/>
                              <w:rPr/>
                            </w:pPr>
                            <w:r>
                              <w:rPr/>
                              <w:drawing>
                                <wp:inline distT="0" distB="0" distL="0" distR="0">
                                  <wp:extent cx="4043680" cy="2521585"/>
                                  <wp:effectExtent l="0" t="0" r="0" b="0"/>
                                  <wp:docPr id="13" name="Picture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3" descr=""/>
                                          <pic:cNvPicPr>
                                            <a:picLocks noChangeAspect="1" noChangeArrowheads="1"/>
                                          </pic:cNvPicPr>
                                        </pic:nvPicPr>
                                        <pic:blipFill>
                                          <a:blip r:embed="rId5"/>
                                          <a:srcRect l="6933" t="12377" r="6994" b="9959"/>
                                          <a:stretch>
                                            <a:fillRect/>
                                          </a:stretch>
                                        </pic:blipFill>
                                        <pic:spPr bwMode="auto">
                                          <a:xfrm>
                                            <a:off x="0" y="0"/>
                                            <a:ext cx="4043680" cy="2521585"/>
                                          </a:xfrm>
                                          <a:prstGeom prst="rect">
                                            <a:avLst/>
                                          </a:prstGeom>
                                        </pic:spPr>
                                      </pic:pic>
                                    </a:graphicData>
                                  </a:graphic>
                                </wp:inline>
                              </w:drawing>
                            </w:r>
                          </w:p>
                          <w:p>
                            <w:pPr>
                              <w:pStyle w:val="Caption1"/>
                              <w:jc w:val="center"/>
                              <w:rPr/>
                            </w:pPr>
                            <w:bookmarkStart w:id="85" w:name="_Ref488851978"/>
                            <w:r>
                              <w:rPr/>
                              <w:t>Figure</w:t>
                            </w:r>
                            <w:bookmarkEnd w:id="85"/>
                            <w:r>
                              <w:rPr/>
                              <w:t xml:space="preserve"> 4. M-AERI data taken on research cruises from 1998 to 2017. The tracks are colored by the measured SST</w:t>
                            </w:r>
                            <w:r>
                              <w:rPr>
                                <w:vertAlign w:val="subscript"/>
                              </w:rPr>
                              <w:t>skin</w:t>
                            </w:r>
                            <w:r>
                              <w:rPr/>
                              <w:t>. There are 194,597 data points.</w:t>
                            </w:r>
                          </w:p>
                          <w:p>
                            <w:pPr>
                              <w:pStyle w:val="FrameContents"/>
                              <w:keepNext/>
                              <w:jc w:val="center"/>
                              <w:rPr/>
                            </w:pPr>
                            <w:r>
                              <w:rPr/>
                            </w:r>
                          </w:p>
                          <w:p>
                            <w:pPr>
                              <w:pStyle w:val="FrameContents"/>
                              <w:spacing w:before="0" w:after="120"/>
                              <w:jc w:val="center"/>
                              <w:rPr/>
                            </w:pPr>
                            <w:r>
                              <w:rPr/>
                            </w:r>
                          </w:p>
                        </w:txbxContent>
                      </wps:txbx>
                      <wps:bodyPr lIns="90000" rIns="90000" tIns="45000" bIns="45000">
                        <a:noAutofit/>
                      </wps:bodyPr>
                    </wps:wsp>
                  </a:graphicData>
                </a:graphic>
              </wp:anchor>
            </w:drawing>
          </mc:Choice>
          <mc:Fallback>
            <w:pict>
              <v:rect id="shape_0" ID="Text Box 2" fillcolor="white" stroked="f" style="position:absolute;margin-left:9pt;margin-top:405.95pt;width:458.85pt;height:241.95pt;mso-position-horizontal:left;mso-position-horizontal-relative:margin;mso-position-vertical:bottom;mso-position-vertical-relative:margin" wp14:anchorId="71F73AD4">
                <w10:wrap type="square"/>
                <v:fill o:detectmouseclick="t" type="solid" color2="black"/>
                <v:stroke color="#3465a4" weight="9360" joinstyle="miter" endcap="flat"/>
                <v:textbox>
                  <w:txbxContent>
                    <w:p>
                      <w:pPr>
                        <w:pStyle w:val="FrameContents"/>
                        <w:keepNext/>
                        <w:jc w:val="center"/>
                        <w:rPr/>
                      </w:pPr>
                      <w:r>
                        <w:rPr/>
                        <w:drawing>
                          <wp:inline distT="0" distB="0" distL="0" distR="0">
                            <wp:extent cx="4043680" cy="2521585"/>
                            <wp:effectExtent l="0" t="0" r="0" b="0"/>
                            <wp:docPr id="14" name="Picture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3" descr=""/>
                                    <pic:cNvPicPr>
                                      <a:picLocks noChangeAspect="1" noChangeArrowheads="1"/>
                                    </pic:cNvPicPr>
                                  </pic:nvPicPr>
                                  <pic:blipFill>
                                    <a:blip r:embed="rId5"/>
                                    <a:srcRect l="6933" t="12377" r="6994" b="9959"/>
                                    <a:stretch>
                                      <a:fillRect/>
                                    </a:stretch>
                                  </pic:blipFill>
                                  <pic:spPr bwMode="auto">
                                    <a:xfrm>
                                      <a:off x="0" y="0"/>
                                      <a:ext cx="4043680" cy="2521585"/>
                                    </a:xfrm>
                                    <a:prstGeom prst="rect">
                                      <a:avLst/>
                                    </a:prstGeom>
                                  </pic:spPr>
                                </pic:pic>
                              </a:graphicData>
                            </a:graphic>
                          </wp:inline>
                        </w:drawing>
                      </w:r>
                    </w:p>
                    <w:p>
                      <w:pPr>
                        <w:pStyle w:val="Caption1"/>
                        <w:jc w:val="center"/>
                        <w:rPr/>
                      </w:pPr>
                      <w:bookmarkStart w:id="86" w:name="_Ref488851978"/>
                      <w:r>
                        <w:rPr/>
                        <w:t>Figure</w:t>
                      </w:r>
                      <w:bookmarkEnd w:id="86"/>
                      <w:r>
                        <w:rPr/>
                        <w:t xml:space="preserve"> 4. M-AERI data taken on research cruises from 1998 to 2017. The tracks are colored by the measured SST</w:t>
                      </w:r>
                      <w:r>
                        <w:rPr>
                          <w:vertAlign w:val="subscript"/>
                        </w:rPr>
                        <w:t>skin</w:t>
                      </w:r>
                      <w:r>
                        <w:rPr/>
                        <w:t>. There are 194,597 data points.</w:t>
                      </w:r>
                    </w:p>
                    <w:p>
                      <w:pPr>
                        <w:pStyle w:val="FrameContents"/>
                        <w:keepNext/>
                        <w:jc w:val="center"/>
                        <w:rPr/>
                      </w:pPr>
                      <w:r>
                        <w:rPr/>
                      </w:r>
                    </w:p>
                    <w:p>
                      <w:pPr>
                        <w:pStyle w:val="FrameContents"/>
                        <w:spacing w:before="0" w:after="120"/>
                        <w:jc w:val="center"/>
                        <w:rPr/>
                      </w:pPr>
                      <w:r>
                        <w:rPr/>
                      </w:r>
                    </w:p>
                  </w:txbxContent>
                </v:textbox>
              </v:rect>
            </w:pict>
          </mc:Fallback>
        </mc:AlternateContent>
        <w:drawing>
          <wp:anchor behindDoc="0" distT="0" distB="0" distL="114300" distR="114300" simplePos="0" locked="0" layoutInCell="1" allowOverlap="1" relativeHeight="7">
            <wp:simplePos x="0" y="0"/>
            <wp:positionH relativeFrom="margin">
              <wp:posOffset>0</wp:posOffset>
            </wp:positionH>
            <wp:positionV relativeFrom="paragraph">
              <wp:posOffset>1905</wp:posOffset>
            </wp:positionV>
            <wp:extent cx="3011805" cy="1753870"/>
            <wp:effectExtent l="0" t="0" r="0" b="0"/>
            <wp:wrapTopAndBottom/>
            <wp:docPr id="15" name="Picture 1" descr="G:\Docs\FRM4ST\Figures for slides\RSMAS-BB_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 descr="G:\Docs\FRM4ST\Figures for slides\RSMAS-BB_20.PNG"/>
                    <pic:cNvPicPr>
                      <a:picLocks noChangeAspect="1" noChangeArrowheads="1"/>
                    </pic:cNvPicPr>
                  </pic:nvPicPr>
                  <pic:blipFill>
                    <a:blip r:embed="rId6"/>
                    <a:stretch>
                      <a:fillRect/>
                    </a:stretch>
                  </pic:blipFill>
                  <pic:spPr bwMode="auto">
                    <a:xfrm>
                      <a:off x="0" y="0"/>
                      <a:ext cx="3011805" cy="1753870"/>
                    </a:xfrm>
                    <a:prstGeom prst="rect">
                      <a:avLst/>
                    </a:prstGeom>
                  </pic:spPr>
                </pic:pic>
              </a:graphicData>
            </a:graphic>
          </wp:anchor>
        </w:drawing>
      </w:r>
      <w:r>
        <w:rPr>
          <w:szCs w:val="24"/>
        </w:rPr>
        <w:fldChar w:fldCharType="begin"/>
      </w:r>
      <w:r>
        <w:instrText> REF _Ref488851978 \h </w:instrText>
      </w:r>
      <w:r>
        <w:fldChar w:fldCharType="separate"/>
      </w:r>
      <w:r>
        <w:t>Figure</w:t>
      </w:r>
      <w:r>
        <w:fldChar w:fldCharType="end"/>
      </w:r>
      <w:r>
        <w:rPr>
          <w:szCs w:val="24"/>
        </w:rPr>
        <w:t xml:space="preserve"> </w:t>
      </w:r>
      <w:r>
        <w:rPr>
          <w:szCs w:val="24"/>
        </w:rPr>
        <w:t xml:space="preserve">shows the tracks of M-AERI deployments on research vessels that have provided matchups in a wide range of environmental conditions. In addition we have installed a sequence of M-AERIs on the Royal Caribbean Cruise Lines ships </w:t>
      </w:r>
      <w:r>
        <w:rPr>
          <w:i/>
          <w:szCs w:val="24"/>
        </w:rPr>
        <w:t>Explorer of the Seas</w:t>
      </w:r>
      <w:r>
        <w:rPr>
          <w:szCs w:val="24"/>
        </w:rPr>
        <w:t xml:space="preserve"> (2000-2007) </w:t>
      </w:r>
      <w:r>
        <w:rPr>
          <w:i/>
          <w:szCs w:val="24"/>
        </w:rPr>
        <w:t>Allure of the Seas</w:t>
      </w:r>
      <w:r>
        <w:rPr>
          <w:szCs w:val="24"/>
        </w:rPr>
        <w:t xml:space="preserve"> (</w:t>
      </w:r>
      <w:r>
        <w:rPr>
          <w:szCs w:val="24"/>
          <w:highlight w:val="yellow"/>
        </w:rPr>
        <w:t>xxxx</w:t>
      </w:r>
      <w:r>
        <w:rPr>
          <w:szCs w:val="24"/>
        </w:rPr>
        <w:t xml:space="preserve"> – present), </w:t>
      </w:r>
      <w:r>
        <w:rPr>
          <w:i/>
          <w:szCs w:val="24"/>
        </w:rPr>
        <w:t>Celebrity Equinox</w:t>
      </w:r>
      <w:r>
        <w:rPr>
          <w:szCs w:val="24"/>
        </w:rPr>
        <w:t xml:space="preserve"> (</w:t>
      </w:r>
      <w:r>
        <w:rPr>
          <w:szCs w:val="24"/>
          <w:highlight w:val="yellow"/>
        </w:rPr>
        <w:t>xxxx</w:t>
      </w:r>
      <w:r>
        <w:rPr>
          <w:szCs w:val="24"/>
        </w:rPr>
        <w:t xml:space="preserve"> – present), with a planned deployment on </w:t>
      </w:r>
      <w:r>
        <w:rPr>
          <w:i/>
          <w:szCs w:val="24"/>
        </w:rPr>
        <w:t>Allure of the Seas</w:t>
      </w:r>
      <w:r>
        <w:rPr>
          <w:szCs w:val="24"/>
        </w:rPr>
        <w:t xml:space="preserve"> </w:t>
      </w:r>
      <w:del w:id="65" w:author="Guillermo" w:date="2017-07-31T18:06:00Z">
        <w:r>
          <w:rPr>
            <w:szCs w:val="24"/>
          </w:rPr>
          <w:delText xml:space="preserve">beginning </w:delText>
        </w:r>
      </w:del>
      <w:r>
        <w:rPr>
          <w:szCs w:val="24"/>
        </w:rPr>
        <w:t>in early 2018.</w:t>
      </w:r>
    </w:p>
    <w:p>
      <w:pPr>
        <w:pStyle w:val="Normal"/>
        <w:rPr/>
      </w:pPr>
      <w:r>
        <w:rPr/>
        <w:t>ISARs use two precision calibration blackbody cavities to maintain the radiance calibration of a modified Heitronics KT15.85D pyrometer in the spectral range of 9.6 to</w:t>
      </w:r>
      <w:ins w:id="66" w:author="Guillermo" w:date="2017-07-31T18:07:00Z">
        <w:r>
          <w:rPr/>
          <w:t xml:space="preserve"> </w:t>
        </w:r>
      </w:ins>
      <w:r>
        <w:rPr/>
        <w:t xml:space="preserve">11.5 μm. ISARs have been deployed for </w:t>
      </w:r>
      <w:ins w:id="67" w:author="Guillermo" w:date="2017-07-31T18:07:00Z">
        <w:r>
          <w:rPr/>
          <w:t xml:space="preserve">several </w:t>
        </w:r>
      </w:ins>
      <w:del w:id="68" w:author="Guillermo" w:date="2017-07-31T18:07:00Z">
        <w:r>
          <w:rPr/>
          <w:delText xml:space="preserve">a number of </w:delText>
        </w:r>
      </w:del>
      <w:r>
        <w:rPr/>
        <w:t xml:space="preserve">years on three commercial vessels - two from NYK Lines (M/V </w:t>
      </w:r>
      <w:r>
        <w:rPr>
          <w:i/>
        </w:rPr>
        <w:t>Jingu Maru</w:t>
      </w:r>
      <w:r>
        <w:rPr/>
        <w:t xml:space="preserve"> and M/V </w:t>
      </w:r>
      <w:r>
        <w:rPr>
          <w:i/>
        </w:rPr>
        <w:t>Andromeda Leader</w:t>
      </w:r>
      <w:r>
        <w:rPr/>
        <w:t xml:space="preserve">) and </w:t>
      </w:r>
      <w:del w:id="69" w:author="Guillermo" w:date="2017-07-31T18:07:00Z">
        <w:r>
          <w:rPr/>
          <w:delText xml:space="preserve">on </w:delText>
        </w:r>
      </w:del>
      <w:r>
        <w:rPr/>
        <w:t xml:space="preserve">the M/V </w:t>
      </w:r>
      <w:r>
        <w:rPr>
          <w:i/>
        </w:rPr>
        <w:t>Horizon Spirit</w:t>
      </w:r>
      <w:r>
        <w:rPr/>
        <w:t>, and on research vessels as opportunities arise</w:t>
      </w:r>
      <w:r>
        <w:rPr>
          <w:szCs w:val="24"/>
        </w:rPr>
        <w:t xml:space="preserve"> (</w:t>
      </w:r>
      <w:r>
        <w:rPr>
          <w:szCs w:val="24"/>
        </w:rPr>
        <w:fldChar w:fldCharType="begin"/>
      </w:r>
      <w:r>
        <w:instrText> REF _Ref488853168 \h </w:instrText>
      </w:r>
      <w:r>
        <w:fldChar w:fldCharType="separate"/>
      </w:r>
      <w:r>
        <w:t xml:space="preserve">Figure </w:t>
      </w:r>
      <w:r>
        <w:fldChar w:fldCharType="end"/>
      </w:r>
      <w:r>
        <w:rPr>
          <w:szCs w:val="24"/>
        </w:rPr>
        <w:t>)</w:t>
      </w:r>
      <w:r>
        <w:rPr/>
        <w:t>. Typical deployments on commercial vessels are for three months.</w:t>
      </w:r>
    </w:p>
    <w:p>
      <w:pPr>
        <w:pStyle w:val="Normal"/>
        <w:rPr/>
      </w:pPr>
      <w:r>
        <mc:AlternateContent>
          <mc:Choice Requires="wps">
            <w:drawing>
              <wp:anchor behindDoc="0" distT="0" distB="0" distL="114300" distR="114300" simplePos="0" locked="0" layoutInCell="1" allowOverlap="1" relativeHeight="4" wp14:anchorId="6748C84B">
                <wp:simplePos x="0" y="0"/>
                <wp:positionH relativeFrom="margin">
                  <wp:align>center</wp:align>
                </wp:positionH>
                <wp:positionV relativeFrom="paragraph">
                  <wp:posOffset>156845</wp:posOffset>
                </wp:positionV>
                <wp:extent cx="5795010" cy="2908935"/>
                <wp:effectExtent l="0" t="0" r="0" b="6350"/>
                <wp:wrapTopAndBottom/>
                <wp:docPr id="16" name="Text Box 2"/>
                <a:graphic xmlns:a="http://schemas.openxmlformats.org/drawingml/2006/main">
                  <a:graphicData uri="http://schemas.microsoft.com/office/word/2010/wordprocessingShape">
                    <wps:wsp>
                      <wps:cNvSpPr/>
                      <wps:spPr>
                        <a:xfrm>
                          <a:off x="0" y="0"/>
                          <a:ext cx="5794200" cy="2908440"/>
                        </a:xfrm>
                        <a:prstGeom prst="rect">
                          <a:avLst/>
                        </a:prstGeom>
                        <a:solidFill>
                          <a:srgbClr val="ffffff"/>
                        </a:solidFill>
                        <a:ln w="9360">
                          <a:noFill/>
                        </a:ln>
                      </wps:spPr>
                      <wps:style>
                        <a:lnRef idx="0"/>
                        <a:fillRef idx="0"/>
                        <a:effectRef idx="0"/>
                        <a:fontRef idx="minor"/>
                      </wps:style>
                      <wps:txbx>
                        <w:txbxContent>
                          <w:p>
                            <w:pPr>
                              <w:pStyle w:val="FrameContents"/>
                              <w:keepNext/>
                              <w:jc w:val="center"/>
                              <w:rPr/>
                            </w:pPr>
                            <w:r>
                              <w:rPr/>
                              <w:drawing>
                                <wp:inline distT="0" distB="4445" distL="0" distR="5715">
                                  <wp:extent cx="4642485" cy="2243455"/>
                                  <wp:effectExtent l="0" t="0" r="0" b="0"/>
                                  <wp:docPr id="18" name="Picture 3" descr="AL_20100701-201109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3" descr="AL_20100701-20110921.jpg"/>
                                          <pic:cNvPicPr>
                                            <a:picLocks noChangeAspect="1" noChangeArrowheads="1"/>
                                          </pic:cNvPicPr>
                                        </pic:nvPicPr>
                                        <pic:blipFill>
                                          <a:blip r:embed="rId7"/>
                                          <a:srcRect l="4641" t="9211" r="2593" b="7490"/>
                                          <a:stretch>
                                            <a:fillRect/>
                                          </a:stretch>
                                        </pic:blipFill>
                                        <pic:spPr bwMode="auto">
                                          <a:xfrm>
                                            <a:off x="0" y="0"/>
                                            <a:ext cx="4642485" cy="2243455"/>
                                          </a:xfrm>
                                          <a:prstGeom prst="rect">
                                            <a:avLst/>
                                          </a:prstGeom>
                                        </pic:spPr>
                                      </pic:pic>
                                    </a:graphicData>
                                  </a:graphic>
                                </wp:inline>
                              </w:drawing>
                            </w:r>
                          </w:p>
                          <w:p>
                            <w:pPr>
                              <w:pStyle w:val="Caption1"/>
                              <w:jc w:val="center"/>
                              <w:rPr/>
                            </w:pPr>
                            <w:bookmarkStart w:id="87" w:name="_Ref488853168"/>
                            <w:r>
                              <w:rPr/>
                              <w:t xml:space="preserve">Figure </w:t>
                            </w:r>
                            <w:bookmarkEnd w:id="87"/>
                            <w:r>
                              <w:rPr/>
                              <w:t xml:space="preserve">5. Examples of ISAR skin SST measurements from multiple trans-Pacific voyages of the NYK vessel </w:t>
                            </w:r>
                            <w:r>
                              <w:rPr>
                                <w:i/>
                              </w:rPr>
                              <w:t>Andromeda Leader</w:t>
                            </w:r>
                            <w:r>
                              <w:rPr/>
                              <w:t xml:space="preserve"> between July 2010 and September 2011. The tracks are colored by the measured SST</w:t>
                            </w:r>
                            <w:r>
                              <w:rPr>
                                <w:vertAlign w:val="subscript"/>
                              </w:rPr>
                              <w:t>skin</w:t>
                            </w:r>
                            <w:r>
                              <w:rPr/>
                              <w:t xml:space="preserve">. </w:t>
                            </w:r>
                            <w:r>
                              <w:rPr>
                                <w:highlight w:val="yellow"/>
                              </w:rPr>
                              <w:t>(update)</w:t>
                            </w:r>
                          </w:p>
                          <w:p>
                            <w:pPr>
                              <w:pStyle w:val="FrameContents"/>
                              <w:keepNext/>
                              <w:jc w:val="center"/>
                              <w:rPr/>
                            </w:pPr>
                            <w:r>
                              <w:rPr/>
                            </w:r>
                          </w:p>
                          <w:p>
                            <w:pPr>
                              <w:pStyle w:val="Caption1"/>
                              <w:jc w:val="center"/>
                              <w:rPr>
                                <w:sz w:val="20"/>
                                <w:szCs w:val="20"/>
                              </w:rPr>
                            </w:pPr>
                            <w:r>
                              <w:rPr>
                                <w:sz w:val="20"/>
                                <w:szCs w:val="20"/>
                              </w:rPr>
                            </w:r>
                          </w:p>
                          <w:p>
                            <w:pPr>
                              <w:pStyle w:val="FrameContents"/>
                              <w:spacing w:before="0" w:after="120"/>
                              <w:rPr/>
                            </w:pPr>
                            <w:r>
                              <w:rPr/>
                            </w:r>
                          </w:p>
                        </w:txbxContent>
                      </wps:txbx>
                      <wps:bodyPr lIns="90000" rIns="90000" tIns="45000" bIns="45000">
                        <a:noAutofit/>
                      </wps:bodyPr>
                    </wps:wsp>
                  </a:graphicData>
                </a:graphic>
              </wp:anchor>
            </w:drawing>
          </mc:Choice>
          <mc:Fallback>
            <w:pict>
              <v:rect id="shape_0" ID="Text Box 2" fillcolor="white" stroked="f" style="position:absolute;margin-left:5.85pt;margin-top:12.35pt;width:456.2pt;height:228.95pt;mso-position-horizontal:center;mso-position-horizontal-relative:margin" wp14:anchorId="6748C84B">
                <w10:wrap type="square"/>
                <v:fill o:detectmouseclick="t" type="solid" color2="black"/>
                <v:stroke color="#3465a4" weight="9360" joinstyle="miter" endcap="flat"/>
                <v:textbox>
                  <w:txbxContent>
                    <w:p>
                      <w:pPr>
                        <w:pStyle w:val="FrameContents"/>
                        <w:keepNext/>
                        <w:jc w:val="center"/>
                        <w:rPr/>
                      </w:pPr>
                      <w:r>
                        <w:rPr/>
                        <w:drawing>
                          <wp:inline distT="0" distB="4445" distL="0" distR="5715">
                            <wp:extent cx="4642485" cy="2243455"/>
                            <wp:effectExtent l="0" t="0" r="0" b="0"/>
                            <wp:docPr id="19" name="Picture 3" descr="AL_20100701-201109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3" descr="AL_20100701-20110921.jpg"/>
                                    <pic:cNvPicPr>
                                      <a:picLocks noChangeAspect="1" noChangeArrowheads="1"/>
                                    </pic:cNvPicPr>
                                  </pic:nvPicPr>
                                  <pic:blipFill>
                                    <a:blip r:embed="rId7"/>
                                    <a:srcRect l="4641" t="9211" r="2593" b="7490"/>
                                    <a:stretch>
                                      <a:fillRect/>
                                    </a:stretch>
                                  </pic:blipFill>
                                  <pic:spPr bwMode="auto">
                                    <a:xfrm>
                                      <a:off x="0" y="0"/>
                                      <a:ext cx="4642485" cy="2243455"/>
                                    </a:xfrm>
                                    <a:prstGeom prst="rect">
                                      <a:avLst/>
                                    </a:prstGeom>
                                  </pic:spPr>
                                </pic:pic>
                              </a:graphicData>
                            </a:graphic>
                          </wp:inline>
                        </w:drawing>
                      </w:r>
                    </w:p>
                    <w:p>
                      <w:pPr>
                        <w:pStyle w:val="Caption1"/>
                        <w:jc w:val="center"/>
                        <w:rPr/>
                      </w:pPr>
                      <w:bookmarkStart w:id="88" w:name="_Ref488853168"/>
                      <w:r>
                        <w:rPr/>
                        <w:t xml:space="preserve">Figure </w:t>
                      </w:r>
                      <w:bookmarkEnd w:id="88"/>
                      <w:r>
                        <w:rPr/>
                        <w:t xml:space="preserve">5. Examples of ISAR skin SST measurements from multiple trans-Pacific voyages of the NYK vessel </w:t>
                      </w:r>
                      <w:r>
                        <w:rPr>
                          <w:i/>
                        </w:rPr>
                        <w:t>Andromeda Leader</w:t>
                      </w:r>
                      <w:r>
                        <w:rPr/>
                        <w:t xml:space="preserve"> between July 2010 and September 2011. The tracks are colored by the measured SST</w:t>
                      </w:r>
                      <w:r>
                        <w:rPr>
                          <w:vertAlign w:val="subscript"/>
                        </w:rPr>
                        <w:t>skin</w:t>
                      </w:r>
                      <w:r>
                        <w:rPr/>
                        <w:t xml:space="preserve">. </w:t>
                      </w:r>
                      <w:r>
                        <w:rPr>
                          <w:highlight w:val="yellow"/>
                        </w:rPr>
                        <w:t>(update)</w:t>
                      </w:r>
                    </w:p>
                    <w:p>
                      <w:pPr>
                        <w:pStyle w:val="FrameContents"/>
                        <w:keepNext/>
                        <w:jc w:val="center"/>
                        <w:rPr/>
                      </w:pPr>
                      <w:r>
                        <w:rPr/>
                      </w:r>
                    </w:p>
                    <w:p>
                      <w:pPr>
                        <w:pStyle w:val="Caption1"/>
                        <w:jc w:val="center"/>
                        <w:rPr>
                          <w:sz w:val="20"/>
                          <w:szCs w:val="20"/>
                        </w:rPr>
                      </w:pPr>
                      <w:r>
                        <w:rPr>
                          <w:sz w:val="20"/>
                          <w:szCs w:val="20"/>
                        </w:rPr>
                      </w:r>
                    </w:p>
                    <w:p>
                      <w:pPr>
                        <w:pStyle w:val="FrameContents"/>
                        <w:spacing w:before="0" w:after="120"/>
                        <w:rPr/>
                      </w:pPr>
                      <w:r>
                        <w:rPr/>
                      </w:r>
                    </w:p>
                  </w:txbxContent>
                </v:textbox>
              </v:rect>
            </w:pict>
          </mc:Fallback>
        </mc:AlternateContent>
      </w:r>
      <w:r>
        <w:rPr/>
        <w:t xml:space="preserve">Both M-AERIs and ISARs can be run autonomously </w:t>
      </w:r>
      <w:commentRangeStart w:id="14"/>
      <w:r>
        <w:rPr/>
        <w:t xml:space="preserve">without the need of a scientist </w:t>
      </w:r>
      <w:r>
        <w:rPr/>
      </w:r>
      <w:commentRangeEnd w:id="14"/>
      <w:r>
        <w:commentReference w:id="14"/>
      </w:r>
      <w:r>
        <w:rPr/>
        <w:t>to monitor their performance. M-AERI deployments on RCCL ships are monitored from RSMAS via a satellite internet link.</w:t>
      </w:r>
    </w:p>
    <w:p>
      <w:pPr>
        <w:pStyle w:val="Heading2"/>
        <w:numPr>
          <w:ilvl w:val="1"/>
          <w:numId w:val="2"/>
        </w:numPr>
        <w:rPr/>
      </w:pPr>
      <w:bookmarkStart w:id="89" w:name="_Toc360311591"/>
      <w:bookmarkStart w:id="90" w:name="_Toc488851823"/>
      <w:bookmarkEnd w:id="89"/>
      <w:bookmarkEnd w:id="90"/>
      <w:r>
        <w:rPr/>
        <w:t>Matchup Data Base</w:t>
      </w:r>
    </w:p>
    <w:p>
      <w:pPr>
        <w:pStyle w:val="Normal"/>
        <w:rPr/>
      </w:pPr>
      <w:commentRangeStart w:id="15"/>
      <w:r>
        <w:rPr/>
        <w:t xml:space="preserve">Maintaining </w:t>
      </w:r>
      <w:r>
        <w:rPr/>
      </w:r>
      <w:commentRangeEnd w:id="15"/>
      <w:r>
        <w:commentReference w:id="15"/>
      </w:r>
      <w:r>
        <w:rPr/>
        <w:t xml:space="preserve">the MODIS and VIIRS SST Matchup Databases (MUDB) is a collaborative activity with the OBPG. The OPBG extracts the MODIS and VIIRS brightness temperatures (BTs) corresponding to a set of in situ times and locations provided by </w:t>
      </w:r>
      <w:del w:id="70" w:author="Guillermo" w:date="2017-07-31T18:11:00Z">
        <w:r>
          <w:rPr/>
          <w:delText>us</w:delText>
        </w:r>
      </w:del>
      <w:ins w:id="71" w:author="Guillermo" w:date="2017-07-31T18:11:00Z">
        <w:r>
          <w:rPr/>
          <w:t>RSMAS</w:t>
        </w:r>
      </w:ins>
      <w:r>
        <w:rPr/>
        <w:t xml:space="preserve">. Typically </w:t>
      </w:r>
      <w:commentRangeStart w:id="16"/>
      <w:r>
        <w:rPr/>
        <w:t>our updates</w:t>
      </w:r>
      <w:r>
        <w:rPr/>
      </w:r>
      <w:commentRangeEnd w:id="16"/>
      <w:r>
        <w:commentReference w:id="16"/>
      </w:r>
      <w:r>
        <w:rPr/>
        <w:t xml:space="preserve"> are related to those of the Look-Up Tables (LUTs) produced by the MODIS  and VIIRS Calibration and Support Team (MCST &amp; VCST) that provide revised corrections for changes in the instrumental behavior. The extracted BT’s are delivered to RSMAS for combination with in situ measurements from M-AERI’s, ISAR’s and buoys. A subset of the buoy matchups are used in the derivation of the form and coefficients of </w:t>
      </w:r>
      <w:ins w:id="72" w:author="Guillermo" w:date="2017-07-31T18:11:00Z">
        <w:r>
          <w:rPr/>
          <w:t xml:space="preserve">both </w:t>
        </w:r>
      </w:ins>
      <w:r>
        <w:rPr/>
        <w:t>the cloud screening and atmospheric correction algorithms, specific to each satellite radiometer</w:t>
      </w:r>
      <w:ins w:id="73" w:author="Guillermo" w:date="2017-07-31T18:12:00Z">
        <w:r>
          <w:rPr/>
          <w:t>.</w:t>
        </w:r>
      </w:ins>
      <w:del w:id="74" w:author="Guillermo" w:date="2017-07-31T18:12:00Z">
        <w:r>
          <w:rPr/>
          <w:delText>,</w:delText>
        </w:r>
      </w:del>
      <w:r>
        <w:rPr/>
        <w:t xml:space="preserve"> </w:t>
      </w:r>
      <w:del w:id="75" w:author="Guillermo" w:date="2017-07-31T18:12:00Z">
        <w:r>
          <w:rPr/>
          <w:delText xml:space="preserve">and a </w:delText>
        </w:r>
      </w:del>
      <w:ins w:id="76" w:author="Guillermo" w:date="2017-07-31T18:12:00Z">
        <w:r>
          <w:rPr/>
          <w:t xml:space="preserve">A </w:t>
        </w:r>
      </w:ins>
      <w:r>
        <w:rPr/>
        <w:t>withheld set is used to predict the accuracies of the SST</w:t>
      </w:r>
      <w:r>
        <w:rPr>
          <w:vertAlign w:val="subscript"/>
        </w:rPr>
        <w:t>skin</w:t>
      </w:r>
      <w:r>
        <w:rPr/>
        <w:t xml:space="preserve"> retrievals. Because the buoy measurements are of a sub-surface temperature, a correction has to be applied for the effects of diurnal heating between the buoy thermometer depth </w:t>
      </w:r>
      <w:ins w:id="77" w:author="Guillermo" w:date="2017-07-31T18:12:00Z">
        <w:r>
          <w:rPr/>
          <w:t>(</w:t>
        </w:r>
      </w:ins>
      <w:ins w:id="78" w:author="Guillermo" w:date="2017-07-31T18:13:00Z">
        <w:r>
          <w:rPr/>
          <w:t xml:space="preserve">about </w:t>
        </w:r>
      </w:ins>
      <w:ins w:id="79" w:author="Guillermo" w:date="2017-07-31T18:12:00Z">
        <w:r>
          <w:rPr/>
          <w:t>XX cm?)</w:t>
        </w:r>
      </w:ins>
      <w:ins w:id="80" w:author="Guillermo" w:date="2017-07-31T18:13:00Z">
        <w:r>
          <w:rPr/>
          <w:t xml:space="preserve"> </w:t>
        </w:r>
      </w:ins>
      <w:r>
        <w:rPr/>
        <w:t>and the surface, and the thermal skin effect (</w:t>
      </w:r>
      <w:r>
        <w:fldChar w:fldCharType="begin"/>
      </w:r>
      <w:r>
        <w:instrText>ADDIN EN.CITE &lt;EndNote&gt;&lt;Cite&gt;&lt;Author&gt;Minnett&lt;/Author&gt;&lt;Year&gt;2003&lt;/Year&gt;&lt;RecNum&gt;615&lt;/RecNum&gt;&lt;DisplayText&gt;Minnett, 2003&lt;/DisplayText&gt;&lt;record&gt;&lt;rec-number&gt;615&lt;/rec-number&gt;&lt;foreign-keys&gt;&lt;key app="EN" db-id="5apr590ftef55zea20spppw6srsvdvdazzer" timestamp="1419378184"&gt;615&lt;/key&gt;&lt;key app="ENWeb" db-id=""&gt;0&lt;/key&gt;&lt;/foreign-keys&gt;&lt;ref-type name="Journal Article"&gt;17&lt;/ref-type&gt;&lt;contributors&gt;&lt;authors&gt;&lt;author&gt;Minnett, P.J.&lt;/author&gt;&lt;/authors&gt;&lt;/contributors&gt;&lt;titles&gt;&lt;title&gt;Radiometric measurements of the sea-surface skin temperature - the competing roles of the diurnal thermocline and the cool skin&lt;/title&gt;&lt;secondary-title&gt;International Journal of Remote Sensing&lt;/secondary-title&gt;&lt;/titles&gt;&lt;periodical&gt;&lt;full-title&gt;International Journal of Remote Sensing&lt;/full-title&gt;&lt;/periodical&gt;&lt;pages&gt;5033-5047&lt;/pages&gt;&lt;volume&gt;24&lt;/volume&gt;&lt;number&gt;24&lt;/number&gt;&lt;dates&gt;&lt;year&gt;2003&lt;/year&gt;&lt;/dates&gt;&lt;urls&gt;&lt;/urls&gt;&lt;/record&gt;&lt;/Cite&gt;&lt;/EndNote&gt;</w:instrText>
      </w:r>
      <w:r>
        <w:fldChar w:fldCharType="separate"/>
      </w:r>
      <w:hyperlink w:anchor="_ENREF_31">
        <w:bookmarkStart w:id="91" w:name="__Fieldmark__7138_2120427496"/>
        <w:r>
          <w:rPr>
            <w:webHidden/>
            <w:rStyle w:val="InternetLink"/>
          </w:rPr>
          <w:t>Minnett, 2003</w:t>
        </w:r>
        <w:r>
          <w:rPr>
            <w:rStyle w:val="InternetLink"/>
          </w:rPr>
        </w:r>
      </w:hyperlink>
      <w:bookmarkEnd w:id="91"/>
      <w:r>
        <w:rPr/>
        <w:t>). Although both near-surface gradients are dependent on surface forcing, primarily wind and insolation for  diurnal heating (e.g.</w:t>
      </w:r>
      <w:r>
        <w:fldChar w:fldCharType="end"/>
      </w:r>
      <w:r>
        <w:fldChar w:fldCharType="begin"/>
      </w:r>
      <w:r>
        <w:instrText>ADDIN EN.CITE &lt;EndNote&gt;&lt;Cite&gt;&lt;Author&gt;Gentemann&lt;/Author&gt;&lt;Year&gt;2008&lt;/Year&gt;&lt;RecNum&gt;2240&lt;/RecNum&gt;&lt;DisplayText&gt;Gentemann et al., 2008&lt;/DisplayText&gt;&lt;record&gt;&lt;rec-number&gt;2240&lt;/rec-number&gt;&lt;foreign-keys&gt;&lt;key app="EN" db-id="5apr590ftef55zea20spppw6srsvdvdazzer" timestamp="1419378180"&gt;2240&lt;/key&gt;&lt;key app="ENWeb" db-id=""&gt;0&lt;/key&gt;&lt;/foreign-keys&gt;&lt;ref-type name="Journal Article"&gt;17&lt;/ref-type&gt;&lt;contributors&gt;&lt;authors&gt;&lt;author&gt;Gentemann, C. L.&lt;/author&gt;&lt;author&gt;P. J. Minnett&lt;/author&gt;&lt;author&gt;P. LeBorgne&lt;/author&gt;&lt;author&gt;C. J. Merchant&lt;/author&gt;&lt;/authors&gt;&lt;/contributors&gt;&lt;titles&gt;&lt;title&gt;Multi-satellite measurements of large diurnal warming events&lt;/title&gt;&lt;secondary-title&gt;Geophysical Research Letters&lt;/secondary-title&gt;&lt;/titles&gt;&lt;periodical&gt;&lt;full-title&gt;Geophysical Research Letters&lt;/full-title&gt;&lt;/periodical&gt;&lt;pages&gt;L22602&lt;/pages&gt;&lt;volume&gt;35&lt;/volume&gt;&lt;dates&gt;&lt;year&gt;2008&lt;/year&gt;&lt;/dates&gt;&lt;urls&gt;&lt;related-urls&gt;&lt;url&gt;http://grl-submit.agu.org/cgi-bin/main.plex?el=A4K6EEsZ4A2JWv7F5A9C863gIcyUNW2uIy5KnmTwZ &lt;/url&gt;&lt;/related-urls&gt;&lt;/urls&gt;&lt;custom1&gt;10.1029/2008GL035730&lt;/custom1&gt;&lt;electronic-resource-num&gt;10.1029/2008GL035730&lt;/electronic-resource-num&gt;&lt;/record&gt;&lt;/Cite&gt;&lt;/EndNote&gt;</w:instrText>
      </w:r>
      <w:r>
        <w:fldChar w:fldCharType="separate"/>
      </w:r>
      <w:hyperlink w:anchor="_ENREF_16">
        <w:bookmarkStart w:id="92" w:name="__Fieldmark__7144_2120427496"/>
        <w:r>
          <w:rPr>
            <w:webHidden/>
            <w:rStyle w:val="InternetLink"/>
          </w:rPr>
          <w:t>Gentemann et al., 2008</w:t>
        </w:r>
        <w:r>
          <w:rPr>
            <w:rStyle w:val="InternetLink"/>
          </w:rPr>
        </w:r>
      </w:hyperlink>
      <w:bookmarkEnd w:id="92"/>
      <w:r>
        <w:rPr/>
        <w:t xml:space="preserve">; </w:t>
      </w:r>
      <w:r>
        <w:fldChar w:fldCharType="end"/>
      </w:r>
      <w:r>
        <w:fldChar w:fldCharType="begin"/>
      </w:r>
      <w:r>
        <w:instrText>ADDIN EN.CITE &lt;EndNote&gt;&lt;Cite&gt;&lt;Author&gt;Gentemann&lt;/Author&gt;&lt;Year&gt;2009&lt;/Year&gt;&lt;RecNum&gt;2166&lt;/RecNum&gt;&lt;DisplayText&gt;Gentemann et al., 2009&lt;/DisplayText&gt;&lt;record&gt;&lt;rec-number&gt;2166&lt;/rec-number&gt;&lt;foreign-keys&gt;&lt;key app="EN" db-id="5apr590ftef55zea20spppw6srsvdvdazzer" timestamp="1419378180"&gt;2166&lt;/key&gt;&lt;key app="ENWeb" db-id=""&gt;0&lt;/key&gt;&lt;/foreign-keys&gt;&lt;ref-type name="Journal Article"&gt;17&lt;/ref-type&gt;&lt;contributors&gt;&lt;authors&gt;&lt;author&gt;Gentemann, C. L.&lt;/author&gt;&lt;author&gt;P. J. Minnett&lt;/author&gt;&lt;author&gt;B. Ward&lt;/author&gt;&lt;/authors&gt;&lt;/contributors&gt;&lt;titles&gt;&lt;title&gt;Profiles of Ocean Surface Heating (POSH): a new model of upper ocean diurnal thermal variability&lt;/title&gt;&lt;secondary-title&gt;Journal of  Geophysical Research&lt;/secondary-title&gt;&lt;/titles&gt;&lt;periodical&gt;&lt;full-title&gt;Journal of  Geophysical Research&lt;/full-title&gt;&lt;/periodical&gt;&lt;pages&gt;C07017&lt;/pages&gt;&lt;volume&gt;114&lt;/volume&gt;&lt;dates&gt;&lt;year&gt;2009&lt;/year&gt;&lt;/dates&gt;&lt;urls&gt;&lt;/urls&gt;&lt;custom1&gt;10.1029/2008JC004825&lt;/custom1&gt;&lt;electronic-resource-num&gt;10.1029/2008JC004825&lt;/electronic-resource-num&gt;&lt;/record&gt;&lt;/Cite&gt;&lt;Cite&gt;&lt;Author&gt;Gentemann&lt;/Author&gt;&lt;Year&gt;2009&lt;/Year&gt;&lt;RecNum&gt;2166&lt;/RecNum&gt;&lt;record&gt;&lt;rec-number&gt;2166&lt;/rec-number&gt;&lt;foreign-keys&gt;&lt;key app="EN" db-id="5apr590ftef55zea20spppw6srsvdvdazzer" timestamp="1419378180"&gt;2166&lt;/key&gt;&lt;key app="ENWeb" db-id=""&gt;0&lt;/key&gt;&lt;/foreign-keys&gt;&lt;ref-type name="Journal Article"&gt;17&lt;/ref-type&gt;&lt;contributors&gt;&lt;authors&gt;&lt;author&gt;Gentemann, C. L.&lt;/author&gt;&lt;author&gt;P. J. Minnett&lt;/author&gt;&lt;author&gt;B. Ward&lt;/author&gt;&lt;/authors&gt;&lt;/contributors&gt;&lt;titles&gt;&lt;title&gt;Profiles of Ocean Surface Heating (POSH): a new model of upper ocean diurnal thermal variability&lt;/title&gt;&lt;secondary-title&gt;Journal of  Geophysical Research&lt;/secondary-title&gt;&lt;/titles&gt;&lt;periodical&gt;&lt;full-title&gt;Journal of  Geophysical Research&lt;/full-title&gt;&lt;/periodical&gt;&lt;pages&gt;C07017&lt;/pages&gt;&lt;volume&gt;114&lt;/volume&gt;&lt;dates&gt;&lt;year&gt;2009&lt;/year&gt;&lt;/dates&gt;&lt;urls&gt;&lt;/urls&gt;&lt;custom1&gt;10.1029/2008JC004825&lt;/custom1&gt;&lt;electronic-resource-num&gt;10.1029/2008JC004825&lt;/electronic-resource-num&gt;&lt;/record&gt;&lt;/Cite&gt;&lt;/EndNote&gt;</w:instrText>
      </w:r>
      <w:r>
        <w:fldChar w:fldCharType="separate"/>
      </w:r>
      <w:hyperlink w:anchor="_ENREF_17">
        <w:bookmarkStart w:id="93" w:name="__Fieldmark__7150_2120427496"/>
        <w:r>
          <w:rPr>
            <w:webHidden/>
            <w:rStyle w:val="InternetLink"/>
          </w:rPr>
          <w:t>Gentemann et al., 2009</w:t>
        </w:r>
        <w:r>
          <w:rPr>
            <w:rStyle w:val="InternetLink"/>
          </w:rPr>
        </w:r>
      </w:hyperlink>
      <w:bookmarkEnd w:id="93"/>
      <w:r>
        <w:rPr/>
        <w:t>), and wind for the skin effect (</w:t>
      </w:r>
      <w:r>
        <w:fldChar w:fldCharType="end"/>
      </w:r>
      <w:r>
        <w:fldChar w:fldCharType="begin"/>
      </w:r>
      <w:r>
        <w:instrText>ADDIN EN.CITE &lt;EndNote&gt;&lt;Cite&gt;&lt;Author&gt;Donlon&lt;/Author&gt;&lt;Year&gt;2002&lt;/Year&gt;&lt;RecNum&gt;464&lt;/RecNum&gt;&lt;DisplayText&gt;Donlon et al., 2002&lt;/DisplayText&gt;&lt;record&gt;&lt;rec-number&gt;464&lt;/rec-number&gt;&lt;foreign-keys&gt;&lt;key app="EN" db-id="5apr590ftef55zea20spppw6srsvdvdazzer" timestamp="1419378179"&gt;464&lt;/key&gt;&lt;key app="ENWeb" db-id=""&gt;0&lt;/key&gt;&lt;/foreign-keys&gt;&lt;ref-type name="Journal Article"&gt;17&lt;/ref-type&gt;&lt;contributors&gt;&lt;authors&gt;&lt;author&gt;Donlon, C.J.&lt;/author&gt;&lt;author&gt;Minnett, P.J.&lt;/author&gt;&lt;author&gt;Gentemann, C.&lt;/author&gt;&lt;author&gt;Nightingale, T.J.&lt;/author&gt;&lt;author&gt;Barton, I.J.&lt;/author&gt;&lt;author&gt;Ward, B.&lt;/author&gt;&lt;author&gt;Murray, J.&lt;/author&gt;&lt;/authors&gt;&lt;/contributors&gt;&lt;titles&gt;&lt;title&gt;Toward improved validation of satellite sea surface skin temperature measurements for climate research.&lt;/title&gt;&lt;secondary-title&gt;Journal of Climate&lt;/secondary-title&gt;&lt;/titles&gt;&lt;periodical&gt;&lt;full-title&gt;Journal of Climate&lt;/full-title&gt;&lt;/periodical&gt;&lt;pages&gt;353-369&lt;/pages&gt;&lt;volume&gt;15&lt;/volume&gt;&lt;dates&gt;&lt;year&gt;2002&lt;/year&gt;&lt;/dates&gt;&lt;urls&gt;&lt;/urls&gt;&lt;/record&gt;&lt;/Cite&gt;&lt;/EndNote&gt;</w:instrText>
      </w:r>
      <w:r>
        <w:fldChar w:fldCharType="separate"/>
      </w:r>
      <w:hyperlink w:anchor="_ENREF_11">
        <w:bookmarkStart w:id="94" w:name="__Fieldmark__7156_2120427496"/>
        <w:r>
          <w:rPr>
            <w:webHidden/>
            <w:rStyle w:val="InternetLink"/>
          </w:rPr>
          <w:t>Donlon et al., 2002</w:t>
        </w:r>
        <w:r>
          <w:rPr>
            <w:rStyle w:val="InternetLink"/>
          </w:rPr>
        </w:r>
      </w:hyperlink>
      <w:bookmarkEnd w:id="94"/>
      <w:r>
        <w:rPr/>
        <w:t xml:space="preserve">; </w:t>
      </w:r>
      <w:r>
        <w:fldChar w:fldCharType="end"/>
      </w:r>
      <w:r>
        <w:fldChar w:fldCharType="begin"/>
      </w:r>
      <w:r>
        <w:instrText>ADDIN EN.CITE &lt;EndNote&gt;&lt;Cite&gt;&lt;Author&gt;Minnett&lt;/Author&gt;&lt;Year&gt;2011&lt;/Year&gt;&lt;RecNum&gt;2597&lt;/RecNum&gt;&lt;DisplayText&gt;Minnett et al., 2011&lt;/DisplayText&gt;&lt;record&gt;&lt;rec-number&gt;2597&lt;/rec-number&gt;&lt;foreign-keys&gt;&lt;key app="EN" db-id="5apr590ftef55zea20spppw6srsvdvdazzer" timestamp="1419378184"&gt;2597&lt;/key&gt;&lt;key app="ENWeb" db-id=""&gt;0&lt;/key&gt;&lt;/foreign-keys&gt;&lt;ref-type name="Journal Article"&gt;17&lt;/ref-type&gt;&lt;contributors&gt;&lt;authors&gt;&lt;author&gt;Minnett, Peter J.&lt;/author&gt;&lt;author&gt;Smith, Murray&lt;/author&gt;&lt;author&gt;Ward, Brian&lt;/author&gt;&lt;/authors&gt;&lt;/contributors&gt;&lt;titles&gt;&lt;title&gt;Measurements of the oceanic thermal skin effect&lt;/title&gt;&lt;secondary-title&gt;Deep Sea Research Part II: Topical Studies in Oceanography&lt;/secondary-title&gt;&lt;/titles&gt;&lt;periodical&gt;&lt;full-title&gt;Deep Sea Research Part II: Topical Studies in Oceanography&lt;/full-title&gt;&lt;/periodical&gt;&lt;pages&gt;861-868&lt;/pages&gt;&lt;volume&gt;58&lt;/volume&gt;&lt;number&gt;6&lt;/number&gt;&lt;keywords&gt;&lt;keyword&gt;Skin SST&lt;/keyword&gt;&lt;keyword&gt;Daytime skin effect&lt;/keyword&gt;&lt;keyword&gt;Marine winds&lt;/keyword&gt;&lt;keyword&gt;Flow distortion correction&lt;/keyword&gt;&lt;keyword&gt;SAGE&lt;/keyword&gt;&lt;/keywords&gt;&lt;dates&gt;&lt;year&gt;2011&lt;/year&gt;&lt;/dates&gt;&lt;isbn&gt;0967-0645&lt;/isbn&gt;&lt;urls&gt;&lt;related-urls&gt;&lt;url&gt;http://www.sciencedirect.com/science/article/pii/S0967064510003024&lt;/url&gt;&lt;/related-urls&gt;&lt;/urls&gt;&lt;electronic-resource-num&gt;10.1016/j.dsr2.2010.10.024&lt;/electronic-resource-num&gt;&lt;/record&gt;&lt;/Cite&gt;&lt;/EndNote&gt;</w:instrText>
      </w:r>
      <w:r>
        <w:fldChar w:fldCharType="separate"/>
      </w:r>
      <w:hyperlink w:anchor="_ENREF_37">
        <w:bookmarkStart w:id="95" w:name="__Fieldmark__7162_2120427496"/>
        <w:r>
          <w:rPr>
            <w:webHidden/>
            <w:rStyle w:val="InternetLink"/>
          </w:rPr>
          <w:t>Minnett et al., 2011</w:t>
        </w:r>
        <w:r>
          <w:rPr>
            <w:rStyle w:val="InternetLink"/>
          </w:rPr>
        </w:r>
      </w:hyperlink>
      <w:bookmarkEnd w:id="95"/>
      <w:r>
        <w:rPr/>
        <w:t xml:space="preserve">), a </w:t>
      </w:r>
      <w:r>
        <w:fldChar w:fldCharType="end"/>
      </w:r>
      <w:commentRangeStart w:id="17"/>
      <w:r>
        <w:rPr/>
        <w:t xml:space="preserve">simple </w:t>
      </w:r>
      <w:r>
        <w:rPr/>
      </w:r>
      <w:commentRangeEnd w:id="17"/>
      <w:r>
        <w:commentReference w:id="17"/>
      </w:r>
      <w:r>
        <w:rPr/>
        <w:t>offset of -0.17K is used to convert the subsurface temperature to SST</w:t>
      </w:r>
      <w:r>
        <w:rPr>
          <w:vertAlign w:val="subscript"/>
        </w:rPr>
        <w:t>skin</w:t>
      </w:r>
      <w:r>
        <w:rPr/>
        <w:t>. The ship radiometer measurements are used to provide match</w:t>
      </w:r>
      <w:del w:id="81" w:author="Guillermo" w:date="2017-07-31T18:13:00Z">
        <w:r>
          <w:rPr/>
          <w:delText>-</w:delText>
        </w:r>
      </w:del>
      <w:r>
        <w:rPr/>
        <w:t>ups to assess the accuracies of the MODIS and VIIRS SST</w:t>
      </w:r>
      <w:r>
        <w:rPr>
          <w:vertAlign w:val="subscript"/>
        </w:rPr>
        <w:t>skin</w:t>
      </w:r>
      <w:r>
        <w:rPr/>
        <w:t xml:space="preserve"> retrievals; the matchups are independent of the buoy data and the algorithm development.</w:t>
      </w:r>
    </w:p>
    <w:p>
      <w:pPr>
        <w:pStyle w:val="Normal"/>
        <w:rPr/>
      </w:pPr>
      <w:r>
        <w:rPr/>
        <w:t>The MUDBs are used to populate the Uncertainty Hypercube for MODIS and VIIRS SST</w:t>
      </w:r>
      <w:r>
        <w:rPr>
          <w:vertAlign w:val="subscript"/>
        </w:rPr>
        <w:t>skin</w:t>
      </w:r>
      <w:r>
        <w:rPr/>
        <w:t xml:space="preserve"> retrievals (see below).  </w:t>
      </w:r>
    </w:p>
    <w:p>
      <w:pPr>
        <w:pStyle w:val="Heading2"/>
        <w:numPr>
          <w:ilvl w:val="1"/>
          <w:numId w:val="2"/>
        </w:numPr>
        <w:rPr/>
      </w:pPr>
      <w:bookmarkStart w:id="96" w:name="_Toc360311592"/>
      <w:bookmarkStart w:id="97" w:name="_Toc488851824"/>
      <w:bookmarkEnd w:id="96"/>
      <w:bookmarkEnd w:id="97"/>
      <w:r>
        <w:rPr/>
        <w:t>Algorithm performance</w:t>
      </w:r>
    </w:p>
    <w:p>
      <w:pPr>
        <w:pStyle w:val="Normal"/>
        <w:rPr/>
      </w:pPr>
      <w:r>
        <mc:AlternateContent>
          <mc:Choice Requires="wps">
            <w:drawing>
              <wp:anchor behindDoc="0" distT="0" distB="0" distL="114300" distR="114300" simplePos="0" locked="0" layoutInCell="1" allowOverlap="1" relativeHeight="12" wp14:anchorId="1B400761">
                <wp:simplePos x="0" y="0"/>
                <wp:positionH relativeFrom="margin">
                  <wp:posOffset>-5080</wp:posOffset>
                </wp:positionH>
                <wp:positionV relativeFrom="paragraph">
                  <wp:posOffset>3265170</wp:posOffset>
                </wp:positionV>
                <wp:extent cx="5949315" cy="480695"/>
                <wp:effectExtent l="0" t="0" r="0" b="0"/>
                <wp:wrapTopAndBottom/>
                <wp:docPr id="20" name="Text Box 5"/>
                <a:graphic xmlns:a="http://schemas.openxmlformats.org/drawingml/2006/main">
                  <a:graphicData uri="http://schemas.microsoft.com/office/word/2010/wordprocessingShape">
                    <wps:wsp>
                      <wps:cNvSpPr/>
                      <wps:spPr>
                        <a:xfrm>
                          <a:off x="0" y="0"/>
                          <a:ext cx="5948640" cy="480240"/>
                        </a:xfrm>
                        <a:prstGeom prst="rect">
                          <a:avLst/>
                        </a:prstGeom>
                        <a:solidFill>
                          <a:srgbClr val="ffffff"/>
                        </a:solidFill>
                        <a:ln>
                          <a:noFill/>
                        </a:ln>
                      </wps:spPr>
                      <wps:style>
                        <a:lnRef idx="0"/>
                        <a:fillRef idx="0"/>
                        <a:effectRef idx="0"/>
                        <a:fontRef idx="minor"/>
                      </wps:style>
                      <wps:txbx>
                        <w:txbxContent>
                          <w:p>
                            <w:pPr>
                              <w:pStyle w:val="Caption1"/>
                              <w:spacing w:before="0" w:after="200"/>
                              <w:rPr>
                                <w:color w:val="auto"/>
                              </w:rPr>
                            </w:pPr>
                            <w:bookmarkStart w:id="98" w:name="_Ref488853231"/>
                            <w:r>
                              <w:rPr>
                                <w:color w:val="auto"/>
                              </w:rPr>
                              <w:t xml:space="preserve">Figure </w:t>
                            </w:r>
                            <w:r>
                              <w:rPr>
                                <w:color w:val="auto"/>
                              </w:rPr>
                              <w:fldChar w:fldCharType="begin"/>
                            </w:r>
                            <w:r>
                              <w:instrText> SEQ Figure \* ARABIC </w:instrText>
                            </w:r>
                            <w:r>
                              <w:fldChar w:fldCharType="separate"/>
                            </w:r>
                            <w:r>
                              <w:t>4</w:t>
                            </w:r>
                            <w:r>
                              <w:fldChar w:fldCharType="end"/>
                            </w:r>
                            <w:bookmarkEnd w:id="98"/>
                            <w:r>
                              <w:rPr>
                                <w:color w:val="auto"/>
                              </w:rPr>
                              <w:t>. Distribution of differences between Aqua MODIS SST</w:t>
                            </w:r>
                            <w:r>
                              <w:rPr>
                                <w:color w:val="auto"/>
                                <w:vertAlign w:val="subscript"/>
                              </w:rPr>
                              <w:t>skin</w:t>
                            </w:r>
                            <w:r>
                              <w:rPr>
                                <w:color w:val="auto"/>
                              </w:rPr>
                              <w:t xml:space="preserve"> and buoy subsurface temperatures adjusted by -0.17K as a mean skin effect. Medians of values in 1</w:t>
                            </w:r>
                            <w:r>
                              <w:rPr>
                                <w:color w:val="auto"/>
                                <w:vertAlign w:val="superscript"/>
                              </w:rPr>
                              <w:t>o</w:t>
                            </w:r>
                            <w:r>
                              <w:rPr>
                                <w:color w:val="auto"/>
                              </w:rPr>
                              <w:t xml:space="preserve"> resolution bins are shown (left) and robust standard deviation (right) in K, with the color scales given at right.</w:t>
                            </w:r>
                          </w:p>
                        </w:txbxContent>
                      </wps:txbx>
                      <wps:bodyPr lIns="0" rIns="0" tIns="0" bIns="0">
                        <a:prstTxWarp prst="textNoShape"/>
                        <a:noAutofit/>
                      </wps:bodyPr>
                    </wps:wsp>
                  </a:graphicData>
                </a:graphic>
              </wp:anchor>
            </w:drawing>
          </mc:Choice>
          <mc:Fallback>
            <w:pict>
              <v:rect id="shape_0" ID="Text Box 5" fillcolor="white" stroked="f" style="position:absolute;margin-left:-0.4pt;margin-top:257.1pt;width:468.35pt;height:37.75pt;mso-position-horizontal-relative:margin" wp14:anchorId="1B400761">
                <w10:wrap type="square"/>
                <v:fill o:detectmouseclick="t" type="solid" color2="black"/>
                <v:stroke color="#3465a4" joinstyle="round" endcap="flat"/>
                <v:textbox>
                  <w:txbxContent>
                    <w:p>
                      <w:pPr>
                        <w:pStyle w:val="Caption1"/>
                        <w:spacing w:before="0" w:after="200"/>
                        <w:rPr>
                          <w:color w:val="auto"/>
                        </w:rPr>
                      </w:pPr>
                      <w:bookmarkStart w:id="99" w:name="_Ref488853231"/>
                      <w:r>
                        <w:rPr>
                          <w:color w:val="auto"/>
                        </w:rPr>
                        <w:t xml:space="preserve">Figure </w:t>
                      </w:r>
                      <w:r>
                        <w:rPr>
                          <w:color w:val="auto"/>
                        </w:rPr>
                        <w:fldChar w:fldCharType="begin"/>
                      </w:r>
                      <w:r>
                        <w:instrText> SEQ Figure \* ARABIC </w:instrText>
                      </w:r>
                      <w:r>
                        <w:fldChar w:fldCharType="separate"/>
                      </w:r>
                      <w:r>
                        <w:t>4</w:t>
                      </w:r>
                      <w:r>
                        <w:fldChar w:fldCharType="end"/>
                      </w:r>
                      <w:bookmarkEnd w:id="99"/>
                      <w:r>
                        <w:rPr>
                          <w:color w:val="auto"/>
                        </w:rPr>
                        <w:t>. Distribution of differences between Aqua MODIS SST</w:t>
                      </w:r>
                      <w:r>
                        <w:rPr>
                          <w:color w:val="auto"/>
                          <w:vertAlign w:val="subscript"/>
                        </w:rPr>
                        <w:t>skin</w:t>
                      </w:r>
                      <w:r>
                        <w:rPr>
                          <w:color w:val="auto"/>
                        </w:rPr>
                        <w:t xml:space="preserve"> and buoy subsurface temperatures adjusted by -0.17K as a mean skin effect. Medians of values in 1</w:t>
                      </w:r>
                      <w:r>
                        <w:rPr>
                          <w:color w:val="auto"/>
                          <w:vertAlign w:val="superscript"/>
                        </w:rPr>
                        <w:t>o</w:t>
                      </w:r>
                      <w:r>
                        <w:rPr>
                          <w:color w:val="auto"/>
                        </w:rPr>
                        <w:t xml:space="preserve"> resolution bins are shown (left) and robust standard deviation (right) in K, with the color scales given at right.</w:t>
                      </w:r>
                    </w:p>
                  </w:txbxContent>
                </v:textbox>
              </v:rect>
            </w:pict>
          </mc:Fallback>
        </mc:AlternateContent>
        <w:drawing>
          <wp:anchor behindDoc="0" distT="0" distB="0" distL="114300" distR="123190" simplePos="0" locked="0" layoutInCell="1" allowOverlap="1" relativeHeight="2">
            <wp:simplePos x="0" y="0"/>
            <wp:positionH relativeFrom="column">
              <wp:posOffset>3121660</wp:posOffset>
            </wp:positionH>
            <wp:positionV relativeFrom="paragraph">
              <wp:posOffset>1837055</wp:posOffset>
            </wp:positionV>
            <wp:extent cx="2733675" cy="1304290"/>
            <wp:effectExtent l="0" t="0" r="0" b="0"/>
            <wp:wrapTopAndBottom/>
            <wp:docPr id="22"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5" descr=""/>
                    <pic:cNvPicPr>
                      <a:picLocks noChangeAspect="1" noChangeArrowheads="1"/>
                    </pic:cNvPicPr>
                  </pic:nvPicPr>
                  <pic:blipFill>
                    <a:blip r:embed="rId8"/>
                    <a:srcRect l="0" t="30999" r="0" b="30226"/>
                    <a:stretch>
                      <a:fillRect/>
                    </a:stretch>
                  </pic:blipFill>
                  <pic:spPr bwMode="auto">
                    <a:xfrm>
                      <a:off x="0" y="0"/>
                      <a:ext cx="2733675" cy="1304290"/>
                    </a:xfrm>
                    <a:prstGeom prst="rect">
                      <a:avLst/>
                    </a:prstGeom>
                  </pic:spPr>
                </pic:pic>
              </a:graphicData>
            </a:graphic>
          </wp:anchor>
        </w:drawing>
        <w:drawing>
          <wp:anchor behindDoc="0" distT="0" distB="1905" distL="114300" distR="114300" simplePos="0" locked="0" layoutInCell="1" allowOverlap="1" relativeHeight="11">
            <wp:simplePos x="0" y="0"/>
            <wp:positionH relativeFrom="margin">
              <wp:posOffset>140335</wp:posOffset>
            </wp:positionH>
            <wp:positionV relativeFrom="paragraph">
              <wp:posOffset>1798320</wp:posOffset>
            </wp:positionV>
            <wp:extent cx="2806700" cy="1331595"/>
            <wp:effectExtent l="0" t="0" r="0" b="0"/>
            <wp:wrapSquare wrapText="bothSides"/>
            <wp:docPr id="23"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7" descr=""/>
                    <pic:cNvPicPr>
                      <a:picLocks noChangeAspect="1" noChangeArrowheads="1"/>
                    </pic:cNvPicPr>
                  </pic:nvPicPr>
                  <pic:blipFill>
                    <a:blip r:embed="rId9"/>
                    <a:srcRect l="0" t="31161" r="0" b="30275"/>
                    <a:stretch>
                      <a:fillRect/>
                    </a:stretch>
                  </pic:blipFill>
                  <pic:spPr bwMode="auto">
                    <a:xfrm>
                      <a:off x="0" y="0"/>
                      <a:ext cx="2806700" cy="1331595"/>
                    </a:xfrm>
                    <a:prstGeom prst="rect">
                      <a:avLst/>
                    </a:prstGeom>
                  </pic:spPr>
                </pic:pic>
              </a:graphicData>
            </a:graphic>
          </wp:anchor>
        </w:drawing>
      </w:r>
      <w:r>
        <w:rPr/>
        <w:t>The global statistics of differences between the Terra and Aqua MODIS SST</w:t>
      </w:r>
      <w:r>
        <w:rPr>
          <w:vertAlign w:val="subscript"/>
        </w:rPr>
        <w:t>skin</w:t>
      </w:r>
      <w:r>
        <w:rPr/>
        <w:t xml:space="preserve"> retrievals and SSTskin derived from shipboard radiometers are given in Table 1 (above). These </w:t>
      </w:r>
      <w:ins w:id="82" w:author="Guillermo" w:date="2017-07-31T18:14:00Z">
        <w:r>
          <w:rPr/>
          <w:t xml:space="preserve">aggregate </w:t>
        </w:r>
      </w:ins>
      <w:r>
        <w:rPr/>
        <w:t>statistics are relatively coarse metrics for algorithm performance</w:t>
      </w:r>
      <w:ins w:id="83" w:author="Guillermo" w:date="2017-07-31T18:14:00Z">
        <w:r>
          <w:rPr/>
          <w:t>;</w:t>
        </w:r>
      </w:ins>
      <w:del w:id="84" w:author="Guillermo" w:date="2017-07-31T18:14:00Z">
        <w:r>
          <w:rPr/>
          <w:delText xml:space="preserve"> and </w:delText>
        </w:r>
      </w:del>
      <w:r>
        <w:rPr/>
        <w:t xml:space="preserve">regional and seasonal </w:t>
      </w:r>
      <w:ins w:id="85" w:author="Guillermo" w:date="2017-07-31T18:15:00Z">
        <w:r>
          <w:rPr/>
          <w:t xml:space="preserve">patterns of differences </w:t>
        </w:r>
      </w:ins>
      <w:del w:id="86" w:author="Guillermo" w:date="2017-07-31T18:15:00Z">
        <w:r>
          <w:rPr/>
          <w:delText xml:space="preserve">characteristics </w:delText>
        </w:r>
      </w:del>
      <w:r>
        <w:rPr/>
        <w:t xml:space="preserve">are a better indicator of algorithm performance. </w:t>
      </w:r>
      <w:r>
        <w:rPr/>
        <w:fldChar w:fldCharType="begin"/>
      </w:r>
      <w:r>
        <w:instrText> REF _Ref488853231 \h </w:instrText>
      </w:r>
      <w:r>
        <w:fldChar w:fldCharType="separate"/>
      </w:r>
      <w:r>
        <w:t>Figure 4</w:t>
      </w:r>
      <w:r>
        <w:fldChar w:fldCharType="end"/>
      </w:r>
      <w:r>
        <w:rPr/>
        <w:t xml:space="preserve"> shows the distribution of the differences between Aqua MODIS SST</w:t>
      </w:r>
      <w:r>
        <w:rPr>
          <w:vertAlign w:val="subscript"/>
        </w:rPr>
        <w:t>skin</w:t>
      </w:r>
      <w:r>
        <w:rPr/>
        <w:t xml:space="preserve"> (derived using Equation 1 with monthly, latitude</w:t>
      </w:r>
      <w:ins w:id="87" w:author="Guillermo" w:date="2017-07-31T18:15:00Z">
        <w:r>
          <w:rPr/>
          <w:t>-</w:t>
        </w:r>
      </w:ins>
      <w:del w:id="88" w:author="Guillermo" w:date="2017-07-31T18:15:00Z">
        <w:r>
          <w:rPr/>
          <w:delText xml:space="preserve"> </w:delText>
        </w:r>
      </w:del>
      <w:r>
        <w:rPr/>
        <w:t>dependent coefficients) and subsurface temperatures from buoys, adjusted by -0.17K for the mean skin effect.</w:t>
      </w:r>
      <w:r>
        <w:rPr>
          <w:color w:val="0070C0"/>
        </w:rPr>
        <w:t xml:space="preserve"> </w:t>
      </w:r>
      <w:r>
        <w:rPr/>
        <w:t>While the global statistics are good, there are clearly regional differences in the performance of the algorithms that require better understanding and improvement.</w:t>
      </w:r>
    </w:p>
    <w:p>
      <w:pPr>
        <w:pStyle w:val="Normal"/>
        <w:keepNext/>
        <w:rPr/>
      </w:pPr>
      <w:ins w:id="89" w:author="Guillermo" w:date="2017-07-31T18:16:00Z">
        <w:r>
          <w:rPr/>
        </w:r>
      </w:ins>
    </w:p>
    <w:p>
      <w:pPr>
        <w:pStyle w:val="Normal"/>
        <w:keepNext/>
        <w:rPr/>
      </w:pPr>
      <w:r>
        <w:rPr/>
        <w:t>A major objective of the current VIIRS grant (NNX14AP79A) is to ensure continuity of the MODIS SST</w:t>
      </w:r>
      <w:r>
        <w:rPr>
          <w:vertAlign w:val="subscript"/>
        </w:rPr>
        <w:t>skin</w:t>
      </w:r>
      <w:r>
        <w:rPr/>
        <w:t xml:space="preserve"> retrievals into the VIIRS era. </w:t>
      </w:r>
      <w:r>
        <w:rPr/>
        <w:fldChar w:fldCharType="begin"/>
      </w:r>
      <w:r>
        <w:instrText> REF _Ref488861069 \h </w:instrText>
      </w:r>
      <w:r>
        <w:fldChar w:fldCharType="separate"/>
      </w:r>
      <w:r>
        <w:t>Figure 5</w:t>
      </w:r>
      <w:r>
        <w:fldChar w:fldCharType="end"/>
      </w:r>
      <w:r>
        <w:rPr/>
        <w:t xml:space="preserve"> shows consistent SST</w:t>
      </w:r>
      <w:r>
        <w:rPr>
          <w:vertAlign w:val="subscript"/>
        </w:rPr>
        <w:t>skin</w:t>
      </w:r>
      <w:r>
        <w:rPr/>
        <w:t xml:space="preserve"> retrievals for a five year period for MODIS on Terra and Aqua and </w:t>
      </w:r>
      <w:ins w:id="91" w:author="Guillermo" w:date="2017-07-31T18:17:00Z">
        <w:r>
          <w:rPr/>
          <w:t xml:space="preserve">for </w:t>
        </w:r>
      </w:ins>
      <w:r>
        <w:rPr/>
        <w:t>VIIRS on S-NPP, with respect to subsurface temperatures from buoys. The data are taken from the highest quality SST</w:t>
      </w:r>
      <w:r>
        <w:rPr>
          <w:vertAlign w:val="subscript"/>
        </w:rPr>
        <w:t>skin</w:t>
      </w:r>
      <w:r>
        <w:rPr/>
        <w:t xml:space="preserve"> retrievals in the MUDBs for each sensor, and are represented as monthly median differences and robust standard deviations. Comparisons with NOAA-19 AVHRR Pathfinder SST</w:t>
      </w:r>
      <w:r>
        <w:rPr>
          <w:vertAlign w:val="subscript"/>
        </w:rPr>
        <w:t>skin</w:t>
      </w:r>
      <w:r>
        <w:rPr/>
        <w:t xml:space="preserve"> (</w:t>
      </w:r>
      <w:r>
        <w:fldChar w:fldCharType="begin"/>
      </w:r>
      <w:r>
        <w:instrText>ADDIN EN.CITE &lt;EndNote&gt;&lt;Cite&gt;&lt;Author&gt;Kilpatrick&lt;/Author&gt;&lt;Year&gt;2001&lt;/Year&gt;&lt;RecNum&gt;428&lt;/RecNum&gt;&lt;DisplayText&gt;Kilpatrick et al., 2001&lt;/DisplayText&gt;&lt;record&gt;&lt;rec-number&gt;428&lt;/rec-number&gt;&lt;foreign-keys&gt;&lt;key app="EN" db-id="5apr590ftef55zea20spppw6srsvdvdazzer" timestamp="1419378182"&gt;428&lt;/key&gt;&lt;key app="ENWeb" db-id=""&gt;0&lt;/key&gt;&lt;/foreign-keys&gt;&lt;ref-type name="Journal Article"&gt;17&lt;/ref-type&gt;&lt;contributors&gt;&lt;authors&gt;&lt;author&gt;Kilpatrick, K. A.&lt;/author&gt;&lt;author&gt;G. P. Podestá&lt;/author&gt;&lt;author&gt;R. H. Evans&lt;/author&gt;&lt;/authors&gt;&lt;/contributors&gt;&lt;titles&gt;&lt;title&gt;Overview of the NOAA/NASA Pathfinder algorithm for Sea Surface Temperature and associated Matchup Database&lt;/title&gt;&lt;secondary-title&gt;Journal of Geophysical Research&lt;/secondary-title&gt;&lt;/titles&gt;&lt;periodical&gt;&lt;full-title&gt;Journal of Geophysical Research&lt;/full-title&gt;&lt;/periodical&gt;&lt;pages&gt;9179-9198&lt;/pages&gt;&lt;volume&gt;106&lt;/volume&gt;&lt;dates&gt;&lt;year&gt;2001&lt;/year&gt;&lt;/dates&gt;&lt;urls&gt;&lt;/urls&gt;&lt;/record&gt;&lt;/Cite&gt;&lt;/EndNote&gt;</w:instrText>
      </w:r>
      <w:r>
        <w:fldChar w:fldCharType="separate"/>
      </w:r>
      <w:hyperlink w:anchor="_ENREF_23">
        <w:bookmarkStart w:id="100" w:name="__Fieldmark__7285_2120427496"/>
        <w:r>
          <w:rPr>
            <w:webHidden/>
            <w:rStyle w:val="InternetLink"/>
          </w:rPr>
          <w:t>Kilpatrick et al., 2001</w:t>
        </w:r>
        <w:r>
          <w:rPr>
            <w:rStyle w:val="InternetLink"/>
          </w:rPr>
        </w:r>
      </w:hyperlink>
      <w:bookmarkEnd w:id="100"/>
      <w:r>
        <w:rPr/>
        <w:t xml:space="preserve">) are also shown. The consistency between the SSTskin fields from these sensors is very encouraging for the prospect of deriving CDRs, but improvements are necessary to achieve the required accuracy. </w:t>
      </w:r>
      <w:r>
        <w:fldChar w:fldCharType="end"/>
      </w:r>
    </w:p>
    <w:p>
      <w:pPr>
        <w:pStyle w:val="Heading2"/>
        <w:numPr>
          <w:ilvl w:val="1"/>
          <w:numId w:val="2"/>
        </w:numPr>
        <w:rPr/>
      </w:pPr>
      <w:bookmarkStart w:id="101" w:name="_Toc360311593"/>
      <w:bookmarkStart w:id="102" w:name="_Toc488851825"/>
      <w:bookmarkEnd w:id="101"/>
      <w:bookmarkEnd w:id="102"/>
      <w:r>
        <w:rPr/>
        <w:t>Algorithm improvements</w:t>
      </w:r>
    </w:p>
    <w:p>
      <w:pPr>
        <w:pStyle w:val="Normal"/>
        <w:rPr/>
      </w:pPr>
      <w:r>
        <w:rPr/>
        <w:t>In related research, funded by a NASA Earth and Space Science Graduate Fellowship, to quantify the consequences of sampling errors in spatial and temporally averaged infrared SST</w:t>
      </w:r>
      <w:r>
        <w:rPr>
          <w:vertAlign w:val="subscript"/>
        </w:rPr>
        <w:t>skin</w:t>
      </w:r>
      <w:r>
        <w:rPr/>
        <w:t xml:space="preserve"> fields, (</w:t>
      </w:r>
      <w:r>
        <w:fldChar w:fldCharType="begin"/>
      </w:r>
      <w:r>
        <w:instrText>ADDIN EN.CITE &lt;EndNote&gt;&lt;Cite&gt;&lt;Author&gt;Liu&lt;/Author&gt;&lt;Year&gt;2016&lt;/Year&gt;&lt;RecNum&gt;4246&lt;/RecNum&gt;&lt;DisplayText&gt;Liu and Minnett, 2016&lt;/DisplayText&gt;&lt;record&gt;&lt;rec-number&gt;4246&lt;/rec-number&gt;&lt;foreign-keys&gt;&lt;key app="EN" db-id="5apr590ftef55zea20spppw6srsvdvdazzer" timestamp="1458321818"&gt;4246&lt;/key&gt;&lt;/foreign-keys&gt;&lt;ref-type name="Journal Article"&gt;17&lt;/ref-type&gt;&lt;contributors&gt;&lt;authors&gt;&lt;author&gt;Liu, Yang&lt;/author&gt;&lt;author&gt;Minnett, Peter J.&lt;/author&gt;&lt;/authors&gt;&lt;/contributors&gt;&lt;titles&gt;&lt;title&gt;Sampling errors in satellite-derived infrared sea-surface temperatures. Part I: Global and regional MODIS fields&lt;/title&gt;&lt;secondary-title&gt;Remote Sensing of Environment&lt;/secondary-title&gt;&lt;/titles&gt;&lt;periodical&gt;&lt;full-title&gt;Remote Sensing of Environment&lt;/full-title&gt;&lt;/periodical&gt;&lt;pages&gt;48-64&lt;/pages&gt;&lt;volume&gt;177&lt;/volume&gt;&lt;keywords&gt;&lt;keyword&gt;Sea Surface Temperature (SST)&lt;/keyword&gt;&lt;keyword&gt;Climate Data Records (CDR)&lt;/keyword&gt;&lt;keyword&gt;MODIS&lt;/keyword&gt;&lt;keyword&gt;Sampling errors&lt;/keyword&gt;&lt;/keywords&gt;&lt;dates&gt;&lt;year&gt;2016&lt;/year&gt;&lt;pub-dates&gt;&lt;date&gt;5//&lt;/date&gt;&lt;/pub-dates&gt;&lt;/dates&gt;&lt;isbn&gt;0034-4257&lt;/isbn&gt;&lt;urls&gt;&lt;related-urls&gt;&lt;url&gt;http://www.sciencedirect.com/science/article/pii/S0034425716300517&lt;/url&gt;&lt;/related-urls&gt;&lt;/urls&gt;&lt;electronic-resource-num&gt;http://dx.doi.org/10.1016/j.rse.2016.02.026&lt;/electronic-resource-num&gt;&lt;/record&gt;&lt;/Cite&gt;&lt;/EndNote&gt;</w:instrText>
      </w:r>
      <w:r>
        <w:fldChar w:fldCharType="separate"/>
      </w:r>
      <w:hyperlink w:anchor="_ENREF_26">
        <w:bookmarkStart w:id="103" w:name="__Fieldmark__7308_2120427496"/>
        <w:r>
          <w:rPr>
            <w:webHidden/>
            <w:rStyle w:val="InternetLink"/>
          </w:rPr>
          <w:t>Liu and Minnett, 2016</w:t>
        </w:r>
        <w:r>
          <w:rPr>
            <w:rStyle w:val="InternetLink"/>
          </w:rPr>
        </w:r>
      </w:hyperlink>
      <w:bookmarkEnd w:id="103"/>
      <w:r>
        <w:rPr/>
        <w:t xml:space="preserve">; </w:t>
      </w:r>
      <w:r>
        <w:fldChar w:fldCharType="end"/>
      </w:r>
      <w:r>
        <w:fldChar w:fldCharType="begin"/>
      </w:r>
      <w:r>
        <w:instrText>ADDIN EN.CITE &lt;EndNote&gt;&lt;Cite&gt;&lt;Author&gt;Liu&lt;/Author&gt;&lt;Year&gt;2017&lt;/Year&gt;&lt;RecNum&gt;4830&lt;/RecNum&gt;&lt;DisplayText&gt;Liu et al., 2017&lt;/DisplayText&gt;&lt;record&gt;&lt;rec-number&gt;4830&lt;/rec-number&gt;&lt;foreign-keys&gt;&lt;key app="EN" db-id="5apr590ftef55zea20spppw6srsvdvdazzer" timestamp="1501006443"&gt;4830&lt;/key&gt;&lt;/foreign-keys&gt;&lt;ref-type name="Journal Article"&gt;17&lt;/ref-type&gt;&lt;contributors&gt;&lt;authors&gt;&lt;author&gt;Liu, Yang&lt;/author&gt;&lt;author&gt;Chin, Toshio M.&lt;/author&gt;&lt;author&gt;Minnett, Peter J.&lt;/author&gt;&lt;/authors&gt;&lt;/contributors&gt;&lt;titles&gt;&lt;title&gt;Sampling errors in satellite-derived infrared sea-surface temperatures. Part II: Sensitivity and parameterization&lt;/title&gt;&lt;secondary-title&gt;Remote Sensing of Environment&lt;/secondary-title&gt;&lt;/titles&gt;&lt;periodical&gt;&lt;full-title&gt;Remote Sensing of Environment&lt;/full-title&gt;&lt;/periodical&gt;&lt;pages&gt;297-309&lt;/pages&gt;&lt;volume&gt;198&lt;/volume&gt;&lt;keywords&gt;&lt;keyword&gt;MODIS&lt;/keyword&gt;&lt;keyword&gt;SST&lt;/keyword&gt;&lt;keyword&gt;ENSO&lt;/keyword&gt;&lt;keyword&gt;Sampling errors&lt;/keyword&gt;&lt;keyword&gt;Sensitivity&lt;/keyword&gt;&lt;keyword&gt;Sampling error parameterization&lt;/keyword&gt;&lt;/keywords&gt;&lt;dates&gt;&lt;year&gt;2017&lt;/year&gt;&lt;pub-dates&gt;&lt;date&gt;2017/09/01/&lt;/date&gt;&lt;/pub-dates&gt;&lt;/dates&gt;&lt;isbn&gt;0034-4257&lt;/isbn&gt;&lt;urls&gt;&lt;related-urls&gt;&lt;url&gt;http://www.sciencedirect.com/science/article/pii/S0034425717302705&lt;/url&gt;&lt;/related-urls&gt;&lt;/urls&gt;&lt;electronic-resource-num&gt;http://dx.doi.org/10.1016/j.rse.2017.06.011&lt;/electronic-resource-num&gt;&lt;/record&gt;&lt;/Cite&gt;&lt;/EndNote&gt;</w:instrText>
      </w:r>
      <w:r>
        <w:fldChar w:fldCharType="separate"/>
      </w:r>
      <w:hyperlink w:anchor="_ENREF_25">
        <w:bookmarkStart w:id="104" w:name="__Fieldmark__7314_2120427496"/>
        <w:r>
          <w:rPr>
            <w:webHidden/>
            <w:rStyle w:val="InternetLink"/>
          </w:rPr>
          <w:t>Liu et al., 2017</w:t>
        </w:r>
        <w:r>
          <w:rPr>
            <w:rStyle w:val="InternetLink"/>
          </w:rPr>
        </w:r>
      </w:hyperlink>
      <w:bookmarkEnd w:id="104"/>
      <w:r>
        <w:rPr/>
        <w:t>) an unphysical property of the MODIS SST</w:t>
      </w:r>
      <w:r>
        <w:fldChar w:fldCharType="end"/>
      </w:r>
      <w:r>
        <w:rPr>
          <w:vertAlign w:val="subscript"/>
        </w:rPr>
        <w:t>skin</w:t>
      </w:r>
      <w:r>
        <w:rPr/>
        <w:t xml:space="preserve"> sampling errors at high latitudes was identified. This was traced to </w:t>
      </w:r>
      <w:commentRangeStart w:id="18"/>
      <w:r>
        <w:rPr/>
        <w:t>differences in the persistence of clouds, as identified by the MODIS cloud screening algorithm</w:t>
      </w:r>
      <w:r>
        <w:rPr/>
      </w:r>
      <w:commentRangeEnd w:id="18"/>
      <w:r>
        <w:commentReference w:id="18"/>
      </w:r>
      <w:r>
        <w:rPr/>
        <w:t xml:space="preserve"> (</w:t>
      </w:r>
      <w:r>
        <w:fldChar w:fldCharType="begin"/>
      </w:r>
      <w:r>
        <w:instrText>ADDIN EN.CITE &lt;EndNote&gt;&lt;Cite&gt;&lt;Author&gt;Kilpatrick&lt;/Author&gt;&lt;Year&gt;2015&lt;/Year&gt;&lt;RecNum&gt;4015&lt;/RecNum&gt;&lt;DisplayText&gt;Kilpatrick et al., 2015&lt;/DisplayText&gt;&lt;record&gt;&lt;rec-number&gt;4015&lt;/rec-number&gt;&lt;foreign-keys&gt;&lt;key app="EN" db-id="5apr590ftef55zea20spppw6srsvdvdazzer" timestamp="1432891590"&gt;4015&lt;/key&gt;&lt;key app="ENWeb" db-id=""&gt;0&lt;/key&gt;&lt;/foreign-keys&gt;&lt;ref-type name="Journal Article"&gt;17&lt;/ref-type&gt;&lt;contributors&gt;&lt;authors&gt;&lt;author&gt;Kilpatrick, K. A.&lt;/author&gt;&lt;author&gt;Podestá, G.&lt;/author&gt;&lt;author&gt;Walsh, S.&lt;/author&gt;&lt;author&gt;Williams, E.&lt;/author&gt;&lt;author&gt;Halliwell, V.&lt;/author&gt;&lt;author&gt;Szczodrak, M.&lt;/author&gt;&lt;author&gt;Brown, O. B.&lt;/author&gt;&lt;author&gt;Minnett, P. J.&lt;/author&gt;&lt;author&gt;Evans, R.&lt;/author&gt;&lt;/authors&gt;&lt;/contributors&gt;&lt;titles&gt;&lt;title&gt;A decade of sea surface temperature from MODIS&lt;/title&gt;&lt;secondary-title&gt;Remote Sensing of Environment&lt;/secondary-title&gt;&lt;/titles&gt;&lt;periodical&gt;&lt;full-title&gt;Remote Sensing of Environment&lt;/full-title&gt;&lt;/periodical&gt;&lt;pages&gt;27-41&lt;/pages&gt;&lt;volume&gt;165&lt;/volume&gt;&lt;number&gt;0&lt;/number&gt;&lt;keywords&gt;&lt;keyword&gt;MODIS&lt;/keyword&gt;&lt;keyword&gt;Sea surface temperature&lt;/keyword&gt;&lt;keyword&gt;Validation&lt;/keyword&gt;&lt;keyword&gt;Calibration&lt;/keyword&gt;&lt;/keywords&gt;&lt;dates&gt;&lt;year&gt;2015&lt;/year&gt;&lt;pub-dates&gt;&lt;date&gt;8//&lt;/date&gt;&lt;/pub-dates&gt;&lt;/dates&gt;&lt;isbn&gt;0034-4257&lt;/isbn&gt;&lt;urls&gt;&lt;related-urls&gt;&lt;url&gt;http://www.sciencedirect.com/science/article/pii/S0034425715001650&lt;/url&gt;&lt;/related-urls&gt;&lt;/urls&gt;&lt;electronic-resource-num&gt;http://dx.doi.org/10.1016/j.rse.2015.04.023&lt;/electronic-resource-num&gt;&lt;/record&gt;&lt;/Cite&gt;&lt;/EndNote&gt;</w:instrText>
      </w:r>
      <w:r>
        <w:fldChar w:fldCharType="separate"/>
      </w:r>
      <w:hyperlink w:anchor="_ENREF_22">
        <w:bookmarkStart w:id="105" w:name="__Fieldmark__7328_2120427496"/>
        <w:r>
          <w:rPr>
            <w:webHidden/>
            <w:rStyle w:val="InternetLink"/>
          </w:rPr>
          <w:t>Kilpatrick et al., 2015</w:t>
        </w:r>
        <w:r>
          <w:rPr>
            <w:rStyle w:val="InternetLink"/>
          </w:rPr>
        </w:r>
      </w:hyperlink>
      <w:bookmarkEnd w:id="105"/>
      <w:r>
        <w:rPr/>
        <w:t>), between day and night. The same problem was then identified in VIIRS SST</w:t>
      </w:r>
      <w:r>
        <w:fldChar w:fldCharType="end"/>
      </w:r>
      <w:r>
        <w:rPr>
          <w:vertAlign w:val="subscript"/>
        </w:rPr>
        <w:t>skin</w:t>
      </w:r>
      <w:r>
        <w:rPr/>
        <w:t xml:space="preserve"> at high latitudes </w:t>
      </w:r>
    </w:p>
    <w:p>
      <w:pPr>
        <w:pStyle w:val="Normal"/>
        <w:rPr/>
      </w:pPr>
      <w:r>
        <mc:AlternateContent>
          <mc:Choice Requires="wps">
            <w:drawing>
              <wp:anchor behindDoc="0" distT="0" distB="0" distL="114300" distR="114300" simplePos="0" locked="0" layoutInCell="1" allowOverlap="1" relativeHeight="14" wp14:anchorId="0A6BF88F">
                <wp:simplePos x="0" y="0"/>
                <wp:positionH relativeFrom="margin">
                  <wp:align>left</wp:align>
                </wp:positionH>
                <wp:positionV relativeFrom="paragraph">
                  <wp:posOffset>1924050</wp:posOffset>
                </wp:positionV>
                <wp:extent cx="5751195" cy="903605"/>
                <wp:effectExtent l="0" t="0" r="2540" b="0"/>
                <wp:wrapSquare wrapText="bothSides"/>
                <wp:docPr id="24" name="Text Box 9"/>
                <a:graphic xmlns:a="http://schemas.openxmlformats.org/drawingml/2006/main">
                  <a:graphicData uri="http://schemas.microsoft.com/office/word/2010/wordprocessingShape">
                    <wps:wsp>
                      <wps:cNvSpPr/>
                      <wps:spPr>
                        <a:xfrm>
                          <a:off x="0" y="0"/>
                          <a:ext cx="5750640" cy="902880"/>
                        </a:xfrm>
                        <a:prstGeom prst="rect">
                          <a:avLst/>
                        </a:prstGeom>
                        <a:solidFill>
                          <a:srgbClr val="ffffff"/>
                        </a:solidFill>
                        <a:ln>
                          <a:noFill/>
                        </a:ln>
                      </wps:spPr>
                      <wps:style>
                        <a:lnRef idx="0"/>
                        <a:fillRef idx="0"/>
                        <a:effectRef idx="0"/>
                        <a:fontRef idx="minor"/>
                      </wps:style>
                      <wps:txbx>
                        <w:txbxContent>
                          <w:p>
                            <w:pPr>
                              <w:pStyle w:val="Caption1"/>
                              <w:spacing w:before="0" w:after="0"/>
                              <w:rPr/>
                            </w:pPr>
                            <w:bookmarkStart w:id="106" w:name="_Ref488861069"/>
                            <w:r>
                              <w:rPr>
                                <w:color w:val="auto"/>
                              </w:rPr>
                              <w:t xml:space="preserve">Figure </w:t>
                            </w:r>
                            <w:r>
                              <w:rPr>
                                <w:color w:val="auto"/>
                              </w:rPr>
                              <w:fldChar w:fldCharType="begin"/>
                            </w:r>
                            <w:r>
                              <w:instrText> SEQ Figure \* ARABIC </w:instrText>
                            </w:r>
                            <w:r>
                              <w:fldChar w:fldCharType="separate"/>
                            </w:r>
                            <w:r>
                              <w:t>5</w:t>
                            </w:r>
                            <w:r>
                              <w:fldChar w:fldCharType="end"/>
                            </w:r>
                            <w:bookmarkEnd w:id="106"/>
                            <w:r>
                              <w:rPr>
                                <w:color w:val="auto"/>
                              </w:rPr>
                              <w:t>. Global monthly median and robust standard deviations of the differences between SST</w:t>
                            </w:r>
                            <w:r>
                              <w:rPr>
                                <w:color w:val="auto"/>
                                <w:vertAlign w:val="subscript"/>
                              </w:rPr>
                              <w:t>skin</w:t>
                            </w:r>
                            <w:r>
                              <w:rPr>
                                <w:color w:val="auto"/>
                              </w:rPr>
                              <w:t xml:space="preserve"> from S-NPP VIIRS and MODIS on Terra and Aqua relative to buoy subsurface temperatures; statistics of NOAA-19 AVHRR Pathfinder are also shown. Dots represent the monthly median differences and the whiskers represent the robust standard deviations. Values are in K, and the offset of ~-0.17K is caused by the skin effect. From </w:t>
                            </w:r>
                            <w:r>
                              <w:fldChar w:fldCharType="begin"/>
                            </w:r>
                            <w:r>
                              <w:instrText>ADDIN EN.CITE &lt;EndNote&gt;&lt;Cite&gt;&lt;Author&gt;Minnett&lt;/Author&gt;&lt;Year&gt;2017&lt;/Year&gt;&lt;RecNum&gt;4832&lt;/RecNum&gt;&lt;DisplayText&gt;Minnett et al., 2017&lt;/DisplayText&gt;&lt;record&gt;&lt;rec-number&gt;4832&lt;/rec-number&gt;&lt;foreign-keys&gt;&lt;key app="EN" db-id="5apr590ftef55zea20spppw6srsvdvdazzer" timestamp="1501107224"&gt;4832&lt;/key&gt;&lt;/foreign-keys&gt;&lt;ref-type name="Journal Article"&gt;17&lt;/ref-type&gt;&lt;contributors&gt;&lt;authors&gt;&lt;author&gt;Minnett, Peter J. &lt;/author&gt;&lt;author&gt;Kay Kilpatrick&lt;/author&gt;&lt;author&gt;Guillermo Podestá&lt;/author&gt;&lt;author&gt;Malgorzata Szczodrak&lt;/author&gt;&lt;author&gt;Miguel Angel Izaguirre&lt;/author&gt;&lt;author&gt;Elizabeth Williams&lt;/author&gt;&lt;author&gt;Susan Walsh&lt;/author&gt;&lt;author&gt;Robert H. Evans&lt;/author&gt;&lt;author&gt;R. Michael Reynolds&lt;/author&gt;&lt;/authors&gt;&lt;/contributors&gt;&lt;titles&gt;&lt;title&gt;Suomi-NPP VIIRS Sea Surface Temperature retrievals; algorithm evolution and an assessment of uncertainties.&lt;/title&gt;&lt;secondary-title&gt;Remote Sensing of Environment &lt;/secondary-title&gt;&lt;/titles&gt;&lt;periodical&gt;&lt;full-title&gt;Remote Sensing of Environment&lt;/full-title&gt;&lt;/periodical&gt;&lt;pages&gt;In preparation&lt;/pages&gt;&lt;dates&gt;&lt;year&gt;2017&lt;/year&gt;&lt;/dates&gt;&lt;urls&gt;&lt;/urls&gt;&lt;/record&gt;&lt;/Cite&gt;&lt;/EndNote&gt;</w:instrText>
                            </w:r>
                            <w:r>
                              <w:fldChar w:fldCharType="separate"/>
                            </w:r>
                            <w:hyperlink w:anchor="_ENREF_34">
                              <w:bookmarkStart w:id="107" w:name="__Fieldmark__7398_2120427496"/>
                              <w:r>
                                <w:rPr>
                                  <w:webHidden/>
                                  <w:rStyle w:val="InternetLink"/>
                                  <w:color w:val="auto"/>
                                </w:rPr>
                                <w:t>Minnett et al., 2017</w:t>
                              </w:r>
                              <w:r>
                                <w:rPr>
                                  <w:rStyle w:val="InternetLink"/>
                                  <w:color w:val="auto"/>
                                </w:rPr>
                              </w:r>
                            </w:hyperlink>
                            <w:bookmarkEnd w:id="107"/>
                            <w:r>
                              <w:rPr>
                                <w:color w:val="auto"/>
                              </w:rPr>
                              <w:t>.</w:t>
                            </w:r>
                            <w:r>
                              <w:fldChar w:fldCharType="end"/>
                            </w:r>
                          </w:p>
                          <w:p>
                            <w:pPr>
                              <w:pStyle w:val="Caption1"/>
                              <w:spacing w:before="0" w:after="200"/>
                              <w:rPr>
                                <w:color w:val="auto"/>
                              </w:rPr>
                            </w:pPr>
                            <w:r>
                              <w:rPr>
                                <w:color w:val="auto"/>
                              </w:rPr>
                            </w:r>
                          </w:p>
                        </w:txbxContent>
                      </wps:txbx>
                      <wps:bodyPr lIns="0" rIns="0" tIns="0" bIns="0">
                        <a:prstTxWarp prst="textNoShape"/>
                        <a:noAutofit/>
                      </wps:bodyPr>
                    </wps:wsp>
                  </a:graphicData>
                </a:graphic>
              </wp:anchor>
            </w:drawing>
          </mc:Choice>
          <mc:Fallback>
            <w:pict>
              <v:rect id="shape_0" ID="Text Box 9" fillcolor="white" stroked="f" style="position:absolute;margin-left:9pt;margin-top:151.5pt;width:452.75pt;height:71.05pt;mso-position-horizontal:left;mso-position-horizontal-relative:margin" wp14:anchorId="0A6BF88F">
                <w10:wrap type="square"/>
                <v:fill o:detectmouseclick="t" type="solid" color2="black"/>
                <v:stroke color="#3465a4" joinstyle="round" endcap="flat"/>
                <v:textbox>
                  <w:txbxContent>
                    <w:p>
                      <w:pPr>
                        <w:pStyle w:val="Caption1"/>
                        <w:spacing w:before="0" w:after="0"/>
                        <w:rPr/>
                      </w:pPr>
                      <w:bookmarkStart w:id="108" w:name="_Ref488861069"/>
                      <w:r>
                        <w:rPr>
                          <w:color w:val="auto"/>
                        </w:rPr>
                        <w:t xml:space="preserve">Figure </w:t>
                      </w:r>
                      <w:r>
                        <w:rPr>
                          <w:color w:val="auto"/>
                        </w:rPr>
                        <w:fldChar w:fldCharType="begin"/>
                      </w:r>
                      <w:r>
                        <w:instrText> SEQ Figure \* ARABIC </w:instrText>
                      </w:r>
                      <w:r>
                        <w:fldChar w:fldCharType="separate"/>
                      </w:r>
                      <w:r>
                        <w:t>5</w:t>
                      </w:r>
                      <w:r>
                        <w:fldChar w:fldCharType="end"/>
                      </w:r>
                      <w:bookmarkEnd w:id="108"/>
                      <w:r>
                        <w:rPr>
                          <w:color w:val="auto"/>
                        </w:rPr>
                        <w:t>. Global monthly median and robust standard deviations of the differences between SST</w:t>
                      </w:r>
                      <w:r>
                        <w:rPr>
                          <w:color w:val="auto"/>
                          <w:vertAlign w:val="subscript"/>
                        </w:rPr>
                        <w:t>skin</w:t>
                      </w:r>
                      <w:r>
                        <w:rPr>
                          <w:color w:val="auto"/>
                        </w:rPr>
                        <w:t xml:space="preserve"> from S-NPP VIIRS and MODIS on Terra and Aqua relative to buoy subsurface temperatures; statistics of NOAA-19 AVHRR Pathfinder are also shown. Dots represent the monthly median differences and the whiskers represent the robust standard deviations. Values are in K, and the offset of ~-0.17K is caused by the skin effect. From </w:t>
                      </w:r>
                      <w:r>
                        <w:fldChar w:fldCharType="begin"/>
                      </w:r>
                      <w:r>
                        <w:instrText>ADDIN EN.CITE &lt;EndNote&gt;&lt;Cite&gt;&lt;Author&gt;Minnett&lt;/Author&gt;&lt;Year&gt;2017&lt;/Year&gt;&lt;RecNum&gt;4832&lt;/RecNum&gt;&lt;DisplayText&gt;Minnett et al., 2017&lt;/DisplayText&gt;&lt;record&gt;&lt;rec-number&gt;4832&lt;/rec-number&gt;&lt;foreign-keys&gt;&lt;key app="EN" db-id="5apr590ftef55zea20spppw6srsvdvdazzer" timestamp="1501107224"&gt;4832&lt;/key&gt;&lt;/foreign-keys&gt;&lt;ref-type name="Journal Article"&gt;17&lt;/ref-type&gt;&lt;contributors&gt;&lt;authors&gt;&lt;author&gt;Minnett, Peter J. &lt;/author&gt;&lt;author&gt;Kay Kilpatrick&lt;/author&gt;&lt;author&gt;Guillermo Podestá&lt;/author&gt;&lt;author&gt;Malgorzata Szczodrak&lt;/author&gt;&lt;author&gt;Miguel Angel Izaguirre&lt;/author&gt;&lt;author&gt;Elizabeth Williams&lt;/author&gt;&lt;author&gt;Susan Walsh&lt;/author&gt;&lt;author&gt;Robert H. Evans&lt;/author&gt;&lt;author&gt;R. Michael Reynolds&lt;/author&gt;&lt;/authors&gt;&lt;/contributors&gt;&lt;titles&gt;&lt;title&gt;Suomi-NPP VIIRS Sea Surface Temperature retrievals; algorithm evolution and an assessment of uncertainties.&lt;/title&gt;&lt;secondary-title&gt;Remote Sensing of Environment &lt;/secondary-title&gt;&lt;/titles&gt;&lt;periodical&gt;&lt;full-title&gt;Remote Sensing of Environment&lt;/full-title&gt;&lt;/periodical&gt;&lt;pages&gt;In preparation&lt;/pages&gt;&lt;dates&gt;&lt;year&gt;2017&lt;/year&gt;&lt;/dates&gt;&lt;urls&gt;&lt;/urls&gt;&lt;/record&gt;&lt;/Cite&gt;&lt;/EndNote&gt;</w:instrText>
                      </w:r>
                      <w:r>
                        <w:fldChar w:fldCharType="separate"/>
                      </w:r>
                      <w:hyperlink w:anchor="_ENREF_34">
                        <w:bookmarkStart w:id="109" w:name="__Fieldmark__7398_2120427496"/>
                        <w:r>
                          <w:rPr>
                            <w:webHidden/>
                            <w:rStyle w:val="InternetLink"/>
                            <w:color w:val="auto"/>
                          </w:rPr>
                          <w:t>Minnett et al., 2017</w:t>
                        </w:r>
                        <w:r>
                          <w:rPr>
                            <w:rStyle w:val="InternetLink"/>
                            <w:color w:val="auto"/>
                          </w:rPr>
                        </w:r>
                      </w:hyperlink>
                      <w:bookmarkEnd w:id="109"/>
                      <w:r>
                        <w:rPr>
                          <w:color w:val="auto"/>
                        </w:rPr>
                        <w:t>.</w:t>
                      </w:r>
                      <w:r>
                        <w:fldChar w:fldCharType="end"/>
                      </w:r>
                    </w:p>
                    <w:p>
                      <w:pPr>
                        <w:pStyle w:val="Caption1"/>
                        <w:spacing w:before="0" w:after="200"/>
                        <w:rPr>
                          <w:color w:val="auto"/>
                        </w:rPr>
                      </w:pPr>
                      <w:r>
                        <w:rPr>
                          <w:color w:val="auto"/>
                        </w:rPr>
                      </w:r>
                    </w:p>
                  </w:txbxContent>
                </v:textbox>
              </v:rect>
            </w:pict>
          </mc:Fallback>
        </mc:AlternateContent>
      </w:r>
      <w:r>
        <w:rPr/>
        <w:t>A revised VIIRS cloud screening algorithm based on the machine learning approach of Alternating Decision Trees (</w:t>
      </w:r>
      <w:r>
        <w:fldChar w:fldCharType="begin"/>
      </w:r>
      <w:r>
        <w:instrText>ADDIN EN.CITE &lt;EndNote&gt;&lt;Cite&gt;&lt;Author&gt;Freund&lt;/Author&gt;&lt;Year&gt;1999&lt;/Year&gt;&lt;RecNum&gt;4305&lt;/RecNum&gt;&lt;DisplayText&gt;Freund and Mason, 1999&lt;/DisplayText&gt;&lt;record&gt;&lt;rec-number&gt;4305&lt;/rec-number&gt;&lt;foreign-keys&gt;&lt;key app="EN" db-id="5apr590ftef55zea20spppw6srsvdvdazzer" timestamp="1466186069"&gt;4305&lt;/key&gt;&lt;/foreign-keys&gt;&lt;ref-type name="Conference Proceedings"&gt;10&lt;/ref-type&gt;&lt;contributors&gt;&lt;authors&gt;&lt;author&gt;Freund, Y.&lt;/author&gt;&lt;author&gt;Mason, L.&lt;/author&gt;&lt;/authors&gt;&lt;secondary-authors&gt;&lt;author&gt;Ivan Bratko&amp;#x9;&lt;/author&gt;&lt;author&gt;Saso Dzeroski&amp;#x9;&lt;/author&gt;&lt;/secondary-authors&gt;&lt;/contributors&gt;&lt;titles&gt;&lt;title&gt;The alternating decision tree learning algorithm&lt;/title&gt;&lt;secondary-title&gt;Proceeding of the Sixteenth International Conference on Machine Learning&lt;/secondary-title&gt;&lt;/titles&gt;&lt;pages&gt;124-133&lt;/pages&gt;&lt;dates&gt;&lt;year&gt;1999&lt;/year&gt;&lt;/dates&gt;&lt;pub-location&gt;Bled, Slovenia&lt;/pub-location&gt;&lt;urls&gt;&lt;related-urls&gt;&lt;url&gt;&lt;style face="underline" font="default" size="100%"&gt;http://perun.pmf.uns.ac.rs/radovanovic/dmsem/cd/install/Weka/doc/classifiers-papers/trees/ADTree/atrees.pdf&lt;/style&gt;&lt;/url&gt;&lt;/related-urls&gt;&lt;/urls&gt;&lt;/record&gt;&lt;/Cite&gt;&lt;/EndNote&gt;</w:instrText>
      </w:r>
      <w:r>
        <w:fldChar w:fldCharType="separate"/>
      </w:r>
      <w:hyperlink w:anchor="_ENREF_15">
        <w:bookmarkStart w:id="110" w:name="__Fieldmark__7345_2120427496"/>
        <w:r>
          <w:rPr>
            <w:webHidden/>
            <w:rStyle w:val="InternetLink"/>
          </w:rPr>
          <w:t>Freund and Mason, 1999</w:t>
        </w:r>
        <w:r>
          <w:rPr>
            <w:rStyle w:val="InternetLink"/>
          </w:rPr>
        </w:r>
      </w:hyperlink>
      <w:bookmarkEnd w:id="110"/>
      <w:r>
        <w:rPr/>
        <w:t xml:space="preserve">; </w:t>
      </w:r>
      <w:r>
        <w:fldChar w:fldCharType="end"/>
      </w:r>
      <w:r>
        <w:fldChar w:fldCharType="begin"/>
      </w:r>
      <w:r>
        <w:instrText>ADDIN EN.CITE &lt;EndNote&gt;&lt;Cite&gt;&lt;Author&gt;Pfahringer&lt;/Author&gt;&lt;Year&gt;2001&lt;/Year&gt;&lt;RecNum&gt;4306&lt;/RecNum&gt;&lt;DisplayText&gt;Pfahringer et al., 2001&lt;/DisplayText&gt;&lt;record&gt;&lt;rec-number&gt;4306&lt;/rec-number&gt;&lt;foreign-keys&gt;&lt;key app="EN" db-id="5apr590ftef55zea20spppw6srsvdvdazzer" timestamp="1466186205"&gt;4306&lt;/key&gt;&lt;/foreign-keys&gt;&lt;ref-type name="Conference Proceedings"&gt;10&lt;/ref-type&gt;&lt;contributors&gt;&lt;authors&gt;&lt;author&gt;Pfahringer, B.&lt;/author&gt;&lt;author&gt;G. Holmes &lt;/author&gt;&lt;author&gt;R. Kirkby&lt;/author&gt;&lt;/authors&gt;&lt;/contributors&gt;&lt;titles&gt;&lt;title&gt;Optimizing the Induction of Alternating Decision Trees&lt;/title&gt;&lt;secondary-title&gt;Fifth Pacific-Asia Conference on Advances in Knowledge Discovery and Data Mining.&lt;/secondary-title&gt;&lt;/titles&gt;&lt;pages&gt;477-487&lt;/pages&gt;&lt;dates&gt;&lt;year&gt;2001&lt;/year&gt;&lt;/dates&gt;&lt;urls&gt;&lt;related-urls&gt;&lt;url&gt;http://www.cs.waikato.ac.nz/ml/publications/2001/pakdd2001.pdf&lt;/url&gt;&lt;/related-urls&gt;&lt;/urls&gt;&lt;/record&gt;&lt;/Cite&gt;&lt;/EndNote&gt;</w:instrText>
      </w:r>
      <w:r>
        <w:fldChar w:fldCharType="separate"/>
      </w:r>
      <w:hyperlink w:anchor="_ENREF_41">
        <w:bookmarkStart w:id="111" w:name="__Fieldmark__7351_2120427496"/>
        <w:r>
          <w:rPr>
            <w:webHidden/>
            <w:rStyle w:val="InternetLink"/>
          </w:rPr>
          <w:t>Pfahringer et al., 2001</w:t>
        </w:r>
        <w:r>
          <w:rPr>
            <w:rStyle w:val="InternetLink"/>
          </w:rPr>
        </w:r>
      </w:hyperlink>
      <w:bookmarkEnd w:id="111"/>
      <w:r>
        <w:rPr/>
        <w:t xml:space="preserve">) was developed. This new approach was </w:t>
      </w:r>
      <w:r>
        <w:fldChar w:fldCharType="end"/>
      </w:r>
      <w:ins w:id="92" w:author="Guillermo" w:date="2017-07-31T18:22:00Z">
        <w:r>
          <w:rPr/>
          <w:t xml:space="preserve">separately applied to </w:t>
        </w:r>
      </w:ins>
      <w:del w:id="93" w:author="Guillermo" w:date="2017-07-31T18:22:00Z">
        <w:r>
          <w:rPr/>
          <w:delText xml:space="preserve">developed for </w:delText>
        </w:r>
      </w:del>
      <w:r>
        <w:rPr/>
        <w:t>four classes of conditions: (i)</w:t>
      </w:r>
      <w:ins w:id="94" w:author="Guillermo" w:date="2017-07-31T18:22:00Z">
        <w:r>
          <w:rPr/>
          <w:t> </w:t>
        </w:r>
      </w:ins>
      <w:del w:id="95" w:author="Guillermo" w:date="2017-07-31T18:22:00Z">
        <w:r>
          <w:rPr/>
          <w:delText xml:space="preserve"> </w:delText>
        </w:r>
      </w:del>
      <w:r>
        <w:rPr/>
        <w:t xml:space="preserve">nighttime, (ii) daytime with minor sun glint, (iii) daytime moderate glint and (iv) daytime </w:t>
      </w:r>
      <w:commentRangeStart w:id="19"/>
      <w:r>
        <w:rPr/>
        <w:t>severe glint</w:t>
      </w:r>
      <w:r>
        <w:rPr/>
      </w:r>
      <w:commentRangeEnd w:id="19"/>
      <w:r>
        <w:commentReference w:id="19"/>
      </w:r>
      <w:r>
        <w:rPr/>
        <w:t xml:space="preserve">. </w:t>
      </w:r>
      <w:r>
        <w:rPr>
          <w:bCs/>
        </w:rPr>
        <w:t xml:space="preserve">The new classification algorithm </w:t>
      </w:r>
      <w:commentRangeStart w:id="20"/>
      <w:r>
        <w:rPr>
          <w:bCs/>
        </w:rPr>
        <w:t xml:space="preserve">reduces the sampling error problem </w:t>
      </w:r>
      <w:r>
        <w:rPr>
          <w:bCs/>
        </w:rPr>
      </w:r>
      <w:commentRangeEnd w:id="20"/>
      <w:r>
        <w:commentReference w:id="20"/>
      </w:r>
      <w:r>
        <w:rPr>
          <w:bCs/>
        </w:rPr>
        <w:t xml:space="preserve">and also improves the coverage of the VIIRS data in daily global maps by </w:t>
      </w:r>
      <w:r>
        <w:rPr/>
        <w:t xml:space="preserve">about ~ 10-20% at night and up to 30% daytime depending on the location and season, significantly reducing false positives in the previous cloud-screening algorithms. </w:t>
      </w:r>
      <w:r>
        <w:rPr>
          <w:bCs/>
        </w:rPr>
        <w:t>Visual inspection of the images indicates that the gain in the daytime VIIRS coverage occurs primarily in high latitudes during summer and for both day and night in areas around cloud edges. A long-standing problem of false positives (</w:t>
      </w:r>
      <w:ins w:id="96" w:author="Guillermo" w:date="2017-07-31T18:24:00Z">
        <w:r>
          <w:rPr>
            <w:bCs/>
          </w:rPr>
          <w:t>pixels identified as cloud contaminated when they were not</w:t>
        </w:r>
      </w:ins>
      <w:del w:id="97" w:author="Guillermo" w:date="2017-07-31T18:25:00Z">
        <w:r>
          <w:rPr>
            <w:bCs/>
          </w:rPr>
          <w:delText>clouds identified where there are none)</w:delText>
        </w:r>
      </w:del>
      <w:r>
        <w:rPr>
          <w:bCs/>
        </w:rPr>
        <w:t xml:space="preserve"> in the vicinity of surface temperature fronts is also much </w:t>
      </w:r>
      <w:del w:id="98" w:author="Guillermo" w:date="2017-07-31T18:25:00Z">
        <w:r>
          <w:rPr>
            <w:bCs/>
          </w:rPr>
          <w:delText>ameliorated</w:delText>
        </w:r>
      </w:del>
      <w:ins w:id="99" w:author="Guillermo" w:date="2017-07-31T18:25:00Z">
        <w:r>
          <w:rPr>
            <w:bCs/>
          </w:rPr>
          <w:t>improved</w:t>
        </w:r>
      </w:ins>
      <w:r>
        <w:rPr>
          <w:bCs/>
        </w:rPr>
        <w:t>. We will further refine this approach for VIIRS cloud screening and then apply it to MODIS SST</w:t>
      </w:r>
      <w:r>
        <w:rPr>
          <w:bCs/>
          <w:vertAlign w:val="subscript"/>
        </w:rPr>
        <w:t>skin</w:t>
      </w:r>
      <w:r>
        <w:rPr>
          <w:bCs/>
        </w:rPr>
        <w:t xml:space="preserve"> retrievals.</w:t>
      </w:r>
    </w:p>
    <w:p>
      <w:pPr>
        <w:pStyle w:val="Normal"/>
        <w:rPr/>
      </w:pPr>
      <w:r>
        <w:drawing>
          <wp:anchor behindDoc="0" distT="0" distB="0" distL="114300" distR="120015" simplePos="0" locked="0" layoutInCell="1" allowOverlap="1" relativeHeight="13">
            <wp:simplePos x="0" y="0"/>
            <wp:positionH relativeFrom="margin">
              <wp:posOffset>-123825</wp:posOffset>
            </wp:positionH>
            <wp:positionV relativeFrom="paragraph">
              <wp:posOffset>-2606040</wp:posOffset>
            </wp:positionV>
            <wp:extent cx="5937885" cy="1894840"/>
            <wp:effectExtent l="0" t="0" r="0" b="0"/>
            <wp:wrapTopAndBottom/>
            <wp:docPr id="26" name="Picture 6" descr="C:\Users\Peter J Minnett\Desktop\L2 Median residual and robust standard deviati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6" descr="C:\Users\Peter J Minnett\Desktop\L2 Median residual and robust standard deviation.gif"/>
                    <pic:cNvPicPr>
                      <a:picLocks noChangeAspect="1" noChangeArrowheads="1"/>
                    </pic:cNvPicPr>
                  </pic:nvPicPr>
                  <pic:blipFill>
                    <a:blip r:embed="rId10"/>
                    <a:stretch>
                      <a:fillRect/>
                    </a:stretch>
                  </pic:blipFill>
                  <pic:spPr bwMode="auto">
                    <a:xfrm>
                      <a:off x="0" y="0"/>
                      <a:ext cx="5937885" cy="1894840"/>
                    </a:xfrm>
                    <a:prstGeom prst="rect">
                      <a:avLst/>
                    </a:prstGeom>
                  </pic:spPr>
                </pic:pic>
              </a:graphicData>
            </a:graphic>
          </wp:anchor>
        </w:drawing>
      </w:r>
      <w:r>
        <w:rPr/>
        <w:t>T</w:t>
      </w:r>
      <w:r>
        <w:rPr/>
        <w:t>wo other long-standing problems with the NLSST</w:t>
      </w:r>
      <w:ins w:id="100" w:author="Guillermo" w:date="2017-07-31T18:26:00Z">
        <w:r>
          <w:rPr/>
          <w:t>-</w:t>
        </w:r>
      </w:ins>
      <w:del w:id="101" w:author="Guillermo" w:date="2017-07-31T18:26:00Z">
        <w:r>
          <w:rPr/>
          <w:delText xml:space="preserve"> </w:delText>
        </w:r>
      </w:del>
      <w:r>
        <w:rPr/>
        <w:t xml:space="preserve">type algorithm </w:t>
      </w:r>
      <w:del w:id="102" w:author="Guillermo" w:date="2017-07-31T18:26:00Z">
        <w:r>
          <w:rPr/>
          <w:delText xml:space="preserve">are </w:delText>
        </w:r>
      </w:del>
      <w:ins w:id="103" w:author="Guillermo" w:date="2017-07-31T18:26:00Z">
        <w:r>
          <w:rPr/>
          <w:t xml:space="preserve">occur </w:t>
        </w:r>
      </w:ins>
      <w:del w:id="104" w:author="Guillermo" w:date="2017-07-31T18:26:00Z">
        <w:r>
          <w:rPr/>
          <w:delText xml:space="preserve">in extreme atmospheric </w:delText>
        </w:r>
      </w:del>
      <w:del w:id="105" w:author="Guillermo" w:date="2017-07-31T18:26:00Z">
        <w:commentRangeStart w:id="21"/>
        <w:r>
          <w:rPr/>
          <w:delText>conditions</w:delText>
        </w:r>
      </w:del>
      <w:r>
        <w:rPr/>
      </w:r>
      <w:del w:id="106" w:author="Guillermo" w:date="2017-07-31T18:26:00Z">
        <w:commentRangeEnd w:id="21"/>
        <w:r>
          <w:commentReference w:id="21"/>
        </w:r>
        <w:r>
          <w:rPr/>
          <w:delText xml:space="preserve">, specifically </w:delText>
        </w:r>
      </w:del>
      <w:ins w:id="107" w:author="Guillermo" w:date="2017-07-31T18:26:00Z">
        <w:r>
          <w:rPr/>
          <w:t xml:space="preserve">in </w:t>
        </w:r>
      </w:ins>
      <w:r>
        <w:rPr/>
        <w:t xml:space="preserve">very dry atmospheres at high latitudes and </w:t>
      </w:r>
      <w:ins w:id="108" w:author="Guillermo" w:date="2017-07-31T18:27:00Z">
        <w:r>
          <w:rPr/>
          <w:t xml:space="preserve">near swath edges </w:t>
        </w:r>
      </w:ins>
      <w:del w:id="109" w:author="Guillermo" w:date="2017-07-31T18:27:00Z">
        <w:r>
          <w:rPr/>
          <w:delText xml:space="preserve">through </w:delText>
        </w:r>
      </w:del>
      <w:ins w:id="110" w:author="Guillermo" w:date="2017-07-31T18:27:00Z">
        <w:r>
          <w:rPr/>
          <w:t xml:space="preserve">where the surface radiance has </w:t>
        </w:r>
      </w:ins>
      <w:r>
        <w:rPr/>
        <w:t>long path lengths</w:t>
      </w:r>
      <w:ins w:id="111" w:author="Guillermo" w:date="2017-07-31T18:27:00Z">
        <w:r>
          <w:rPr/>
          <w:t xml:space="preserve"> through the atmosphere</w:t>
        </w:r>
      </w:ins>
      <w:r>
        <w:rPr/>
        <w:t xml:space="preserve"> </w:t>
      </w:r>
      <w:del w:id="112" w:author="Guillermo" w:date="2017-07-31T18:26:00Z">
        <w:r>
          <w:rPr/>
          <w:delText xml:space="preserve">towards </w:delText>
        </w:r>
      </w:del>
      <w:del w:id="113" w:author="Guillermo" w:date="2017-07-31T18:27:00Z">
        <w:r>
          <w:rPr/>
          <w:delText>swath edges</w:delText>
        </w:r>
      </w:del>
      <w:r>
        <w:rPr/>
        <w:t xml:space="preserve">. We have made progress in improving long path </w:t>
      </w:r>
      <w:del w:id="114" w:author="Guillermo" w:date="2017-07-31T18:29:00Z">
        <w:r>
          <w:rPr/>
          <w:delText xml:space="preserve">length </w:delText>
        </w:r>
      </w:del>
      <w:r>
        <w:rPr/>
        <w:t xml:space="preserve">retrievals by the addition of </w:t>
      </w:r>
      <w:del w:id="115" w:author="Guillermo" w:date="2017-07-31T18:29:00Z">
        <w:r>
          <w:rPr/>
          <w:delText xml:space="preserve">the </w:delText>
        </w:r>
      </w:del>
      <w:commentRangeStart w:id="22"/>
      <w:r>
        <w:rPr/>
        <w:t>scan angle terms</w:t>
      </w:r>
      <w:ins w:id="116" w:author="Guillermo" w:date="2017-07-31T18:29:00Z">
        <w:r>
          <w:rPr/>
          <w:t xml:space="preserve"> </w:t>
        </w:r>
      </w:ins>
      <w:r>
        <w:rPr/>
      </w:r>
      <w:ins w:id="117" w:author="Guillermo" w:date="2017-07-31T18:29:00Z">
        <w:commentRangeEnd w:id="22"/>
        <w:r>
          <w:commentReference w:id="22"/>
        </w:r>
        <w:r>
          <w:rPr/>
          <w:t>in the algorithm</w:t>
        </w:r>
      </w:ins>
      <w:r>
        <w:rPr/>
        <w:t xml:space="preserve"> (Equation 1), but further improvements are needed. Improve</w:t>
      </w:r>
      <w:del w:id="118" w:author="Guillermo" w:date="2017-07-31T18:29:00Z">
        <w:r>
          <w:rPr/>
          <w:delText>-</w:delText>
        </w:r>
      </w:del>
      <w:r>
        <w:rPr/>
        <w:t>ment</w:t>
      </w:r>
      <w:del w:id="119" w:author="Guillermo" w:date="2017-07-31T18:30:00Z">
        <w:r>
          <w:rPr/>
          <w:delText>s</w:delText>
        </w:r>
      </w:del>
      <w:r>
        <w:rPr/>
        <w:t xml:space="preserve"> in the accuracy of high latitude SST</w:t>
      </w:r>
      <w:r>
        <w:rPr>
          <w:vertAlign w:val="subscript"/>
        </w:rPr>
        <w:t>skin</w:t>
      </w:r>
      <w:r>
        <w:rPr/>
        <w:t xml:space="preserve"> is particularly important as </w:t>
      </w:r>
      <w:del w:id="120" w:author="Guillermo" w:date="2017-07-31T18:30:00Z">
        <w:r>
          <w:rPr/>
          <w:delText xml:space="preserve">the </w:delText>
        </w:r>
      </w:del>
      <w:r>
        <w:rPr/>
        <w:t>temperature changes in the Arctic are greater than elsewhere (</w:t>
      </w:r>
      <w:r>
        <w:fldChar w:fldCharType="begin"/>
      </w:r>
      <w:r>
        <w:instrText>ADDIN EN.CITE &lt;EndNote&gt;&lt;Cite&gt;&lt;Author&gt;Serreze&lt;/Author&gt;&lt;Year&gt;2011&lt;/Year&gt;&lt;RecNum&gt;4097&lt;/RecNum&gt;&lt;DisplayText&gt;Serreze and Barry, 2011&lt;/DisplayText&gt;&lt;record&gt;&lt;rec-number&gt;4097&lt;/rec-number&gt;&lt;foreign-keys&gt;&lt;key app="EN" db-id="5apr590ftef55zea20spppw6srsvdvdazzer" timestamp="1440463466"&gt;4097&lt;/key&gt;&lt;/foreign-keys&gt;&lt;ref-type name="Journal Article"&gt;17&lt;/ref-type&gt;&lt;contributors&gt;&lt;authors&gt;&lt;author&gt;Serreze, Mark C.&lt;/author&gt;&lt;author&gt;Barry, Roger G.&lt;/author&gt;&lt;/authors&gt;&lt;/contributors&gt;&lt;titles&gt;&lt;title&gt;Processes and impacts of Arctic amplification: A research synthesis&lt;/title&gt;&lt;secondary-title&gt;Global and Planetary Change&lt;/secondary-title&gt;&lt;/titles&gt;&lt;periodical&gt;&lt;full-title&gt;Global and Planetary Change&lt;/full-title&gt;&lt;/periodical&gt;&lt;pages&gt;85-96&lt;/pages&gt;&lt;volume&gt;77&lt;/volume&gt;&lt;number&gt;1–2&lt;/number&gt;&lt;keywords&gt;&lt;keyword&gt;Arctic&lt;/keyword&gt;&lt;keyword&gt;temperature&lt;/keyword&gt;&lt;keyword&gt;amplification&lt;/keyword&gt;&lt;keyword&gt;sea ice&lt;/keyword&gt;&lt;keyword&gt;climate&lt;/keyword&gt;&lt;keyword&gt;feedbacks&lt;/keyword&gt;&lt;/keywords&gt;&lt;dates&gt;&lt;year&gt;2011&lt;/year&gt;&lt;pub-dates&gt;&lt;date&gt;5//&lt;/date&gt;&lt;/pub-dates&gt;&lt;/dates&gt;&lt;isbn&gt;0921-8181&lt;/isbn&gt;&lt;urls&gt;&lt;related-urls&gt;&lt;url&gt;http://www.sciencedirect.com/science/article/pii/S0921818111000397&lt;/url&gt;&lt;/related-urls&gt;&lt;/urls&gt;&lt;electronic-resource-num&gt;http://dx.doi.org/10.1016/j.gloplacha.2011.03.004&lt;/electronic-resource-num&gt;&lt;/record&gt;&lt;/Cite&gt;&lt;/EndNote&gt;</w:instrText>
      </w:r>
      <w:r>
        <w:fldChar w:fldCharType="separate"/>
      </w:r>
      <w:hyperlink w:anchor="_ENREF_44">
        <w:bookmarkStart w:id="112" w:name="__Fieldmark__7491_2120427496"/>
        <w:r>
          <w:rPr>
            <w:webHidden/>
            <w:rStyle w:val="InternetLink"/>
          </w:rPr>
          <w:t>Serreze and Barry, 2011</w:t>
        </w:r>
        <w:r>
          <w:rPr>
            <w:rStyle w:val="InternetLink"/>
          </w:rPr>
        </w:r>
      </w:hyperlink>
      <w:bookmarkEnd w:id="112"/>
      <w:r>
        <w:rPr/>
        <w:t xml:space="preserve">; </w:t>
      </w:r>
      <w:r>
        <w:fldChar w:fldCharType="end"/>
      </w:r>
      <w:r>
        <w:fldChar w:fldCharType="begin"/>
      </w:r>
      <w:r>
        <w:instrText>ADDIN EN.CITE &lt;EndNote&gt;&lt;Cite&gt;&lt;Author&gt;Pithan&lt;/Author&gt;&lt;Year&gt;2014&lt;/Year&gt;&lt;RecNum&gt;4732&lt;/RecNum&gt;&lt;DisplayText&gt;Pithan and Mauritsen, 2014&lt;/DisplayText&gt;&lt;record&gt;&lt;rec-number&gt;4732&lt;/rec-number&gt;&lt;foreign-keys&gt;&lt;key app="EN" db-id="5apr590ftef55zea20spppw6srsvdvdazzer" timestamp="1493239463"&gt;4732&lt;/key&gt;&lt;/foreign-keys&gt;&lt;ref-type name="Journal Article"&gt;17&lt;/ref-type&gt;&lt;contributors&gt;&lt;authors&gt;&lt;author&gt;Pithan, Felix&lt;/author&gt;&lt;author&gt;Mauritsen, Thorsten&lt;/author&gt;&lt;/authors&gt;&lt;/contributors&gt;&lt;titles&gt;&lt;title&gt;Arctic amplification dominated by temperature feedbacks in contemporary climate models&lt;/title&gt;&lt;secondary-title&gt;Nature Geosci&lt;/secondary-title&gt;&lt;/titles&gt;&lt;periodical&gt;&lt;full-title&gt;Nature Geosci&lt;/full-title&gt;&lt;/periodical&gt;&lt;pages&gt;181-184&lt;/pages&gt;&lt;volume&gt;7&lt;/volume&gt;&lt;number&gt;3&lt;/number&gt;&lt;dates&gt;&lt;year&gt;2014&lt;/year&gt;&lt;pub-dates&gt;&lt;date&gt;03//print&lt;/date&gt;&lt;/pub-dates&gt;&lt;/dates&gt;&lt;publisher&gt;Nature Publishing Group&lt;/publisher&gt;&lt;isbn&gt;1752-0894&lt;/isbn&gt;&lt;work-type&gt;Letter&lt;/work-type&gt;&lt;urls&gt;&lt;related-urls&gt;&lt;url&gt;&lt;style face="underline" font="default" size="100%"&gt;http://dx.doi.org/10.1038/ngeo2071&lt;/style&gt;&lt;/url&gt;&lt;/related-urls&gt;&lt;/urls&gt;&lt;electronic-resource-num&gt;10.1038/ngeo2071&lt;/electronic-resource-num&gt;&lt;/record&gt;&lt;/Cite&gt;&lt;/EndNote&gt;</w:instrText>
      </w:r>
      <w:r>
        <w:fldChar w:fldCharType="separate"/>
      </w:r>
      <w:hyperlink w:anchor="_ENREF_42">
        <w:bookmarkStart w:id="113" w:name="__Fieldmark__7497_2120427496"/>
        <w:r>
          <w:rPr>
            <w:webHidden/>
            <w:rStyle w:val="InternetLink"/>
          </w:rPr>
          <w:t>Pithan and Mauritsen, 2014</w:t>
        </w:r>
        <w:r>
          <w:rPr>
            <w:rStyle w:val="InternetLink"/>
          </w:rPr>
        </w:r>
      </w:hyperlink>
      <w:bookmarkEnd w:id="113"/>
      <w:r>
        <w:rPr/>
        <w:t>) as has been expected for over a century (</w:t>
      </w:r>
      <w:r>
        <w:fldChar w:fldCharType="end"/>
      </w:r>
      <w:r>
        <w:fldChar w:fldCharType="begin"/>
      </w:r>
      <w:r>
        <w:instrText>ADDIN EN.CITE &lt;EndNote&gt;&lt;Cite&gt;&lt;Author&gt;Arrhenius&lt;/Author&gt;&lt;Year&gt;1896&lt;/Year&gt;&lt;RecNum&gt;2573&lt;/RecNum&gt;&lt;DisplayText&gt;Arrhenius, 1896&lt;/DisplayText&gt;&lt;record&gt;&lt;rec-number&gt;2573&lt;/rec-number&gt;&lt;foreign-keys&gt;&lt;key app="EN" db-id="5apr590ftef55zea20spppw6srsvdvdazzer" timestamp="1419378177"&gt;2573&lt;/key&gt;&lt;key app="ENWeb" db-id=""&gt;0&lt;/key&gt;&lt;/foreign-keys&gt;&lt;ref-type name="Journal Article"&gt;17&lt;/ref-type&gt;&lt;contributors&gt;&lt;authors&gt;&lt;author&gt;Arrhenius, S&lt;/author&gt;&lt;/authors&gt;&lt;/contributors&gt;&lt;titles&gt;&lt;title&gt;On the Influence of Carbonic Acid in the Air upon the Temperature of the Ground&lt;/title&gt;&lt;secondary-title&gt;The London, Edinburgh and Dublin Philosophical Magazine and Journal of Science&lt;/secondary-title&gt;&lt;/titles&gt;&lt;periodical&gt;&lt;full-title&gt;The London, Edinburgh and Dublin Philosophical Magazine and Journal of Science&lt;/full-title&gt;&lt;/periodical&gt;&lt;pages&gt;237-276&lt;/pages&gt;&lt;volume&gt;41&lt;/volume&gt;&lt;number&gt;251&lt;/number&gt;&lt;dates&gt;&lt;year&gt;1896&lt;/year&gt;&lt;/dates&gt;&lt;pub-location&gt;London, UK.&lt;/pub-location&gt;&lt;urls&gt;&lt;/urls&gt;&lt;/record&gt;&lt;/Cite&gt;&lt;/EndNote&gt;</w:instrText>
      </w:r>
      <w:r>
        <w:fldChar w:fldCharType="separate"/>
      </w:r>
      <w:hyperlink w:anchor="_ENREF_2">
        <w:bookmarkStart w:id="114" w:name="__Fieldmark__7504_2120427496"/>
        <w:r>
          <w:rPr>
            <w:webHidden/>
            <w:rStyle w:val="InternetLink"/>
          </w:rPr>
          <w:t>Arrhenius, 1896</w:t>
        </w:r>
        <w:r>
          <w:rPr>
            <w:rStyle w:val="InternetLink"/>
          </w:rPr>
        </w:r>
      </w:hyperlink>
      <w:bookmarkEnd w:id="114"/>
      <w:r>
        <w:rPr/>
        <w:t>).</w:t>
      </w:r>
      <w:r>
        <w:fldChar w:fldCharType="end"/>
      </w:r>
    </w:p>
    <w:p>
      <w:pPr>
        <w:pStyle w:val="Normal"/>
        <w:rPr/>
      </w:pPr>
      <w:r>
        <w:rPr/>
        <w:t>A potentially very important contribution to improved cloud screening at night is the highly sensitive “Day-Night Band’ (DNB) on the S-NPP VIIRS. The DNB has a broad, panchromatic response across visible and near</w:t>
      </w:r>
      <w:ins w:id="121" w:author="Guillermo" w:date="2017-07-31T18:30:00Z">
        <w:r>
          <w:rPr/>
          <w:t>-</w:t>
        </w:r>
      </w:ins>
      <w:del w:id="122" w:author="Guillermo" w:date="2017-07-31T18:30:00Z">
        <w:r>
          <w:rPr/>
          <w:delText xml:space="preserve"> </w:delText>
        </w:r>
      </w:del>
      <w:r>
        <w:rPr/>
        <w:t>infrared wavelengths, with a large dynamic range with good low-light sensitivity (</w:t>
      </w:r>
      <w:r>
        <w:fldChar w:fldCharType="begin"/>
      </w:r>
      <w:r>
        <w:instrText>ADDIN EN.CITE &lt;EndNote&gt;&lt;Cite&gt;&lt;Author&gt;Lee&lt;/Author&gt;&lt;Year&gt;2014&lt;/Year&gt;&lt;RecNum&gt;4839&lt;/RecNum&gt;&lt;DisplayText&gt;Lee et al., 2014&lt;/DisplayText&gt;&lt;record&gt;&lt;rec-number&gt;4839&lt;/rec-number&gt;&lt;foreign-keys&gt;&lt;key app="EN" db-id="5apr590ftef55zea20spppw6srsvdvdazzer" timestamp="1501267456"&gt;4839&lt;/key&gt;&lt;/foreign-keys&gt;&lt;ref-type name="Journal Article"&gt;17&lt;/ref-type&gt;&lt;contributors&gt;&lt;authors&gt;&lt;author&gt;Lee, Shihyan&lt;/author&gt;&lt;author&gt;Chiang, Kwofu&lt;/author&gt;&lt;author&gt;Xiong, Xiaoxiong&lt;/author&gt;&lt;author&gt;Sun, Chengbo&lt;/author&gt;&lt;author&gt;Anderson, Samuel&lt;/author&gt;&lt;/authors&gt;&lt;/contributors&gt;&lt;titles&gt;&lt;title&gt;The S-NPP VIIRS Day-Night Band On-Orbit Calibration/Characterization and Current State of SDR Products&lt;/title&gt;&lt;secondary-title&gt;Remote Sensing&lt;/secondary-title&gt;&lt;/titles&gt;&lt;periodical&gt;&lt;full-title&gt;Remote Sensing&lt;/full-title&gt;&lt;/periodical&gt;&lt;pages&gt;12427&lt;/pages&gt;&lt;volume&gt;6&lt;/volume&gt;&lt;number&gt;12&lt;/number&gt;&lt;dates&gt;&lt;year&gt;2014&lt;/year&gt;&lt;/dates&gt;&lt;isbn&gt;2072-4292&lt;/isbn&gt;&lt;accession-num&gt;doi:10.3390/rs61212427&lt;/accession-num&gt;&lt;urls&gt;&lt;related-urls&gt;&lt;url&gt;http://www.mdpi.com/2072-4292/6/12/12427&lt;/url&gt;&lt;/related-urls&gt;&lt;/urls&gt;&lt;/record&gt;&lt;/Cite&gt;&lt;/EndNote&gt;</w:instrText>
      </w:r>
      <w:r>
        <w:fldChar w:fldCharType="separate"/>
      </w:r>
      <w:hyperlink w:anchor="_ENREF_24">
        <w:bookmarkStart w:id="115" w:name="__Fieldmark__7516_2120427496"/>
        <w:r>
          <w:rPr>
            <w:webHidden/>
            <w:rStyle w:val="InternetLink"/>
          </w:rPr>
          <w:t>Lee et al., 2014</w:t>
        </w:r>
        <w:r>
          <w:rPr>
            <w:rStyle w:val="InternetLink"/>
          </w:rPr>
        </w:r>
      </w:hyperlink>
      <w:bookmarkEnd w:id="115"/>
      <w:r>
        <w:rPr/>
        <w:t>). The low-light sensitivity offers an unprecedented  capability to identify the high reflectance of clouds against the dark sea beneath even in the absence of lunar illumination (</w:t>
      </w:r>
      <w:r>
        <w:fldChar w:fldCharType="end"/>
      </w:r>
      <w:r>
        <w:fldChar w:fldCharType="begin"/>
      </w:r>
      <w:r>
        <w:instrText>ADDIN EN.CITE &lt;EndNote&gt;&lt;Cite&gt;&lt;Author&gt;Miller&lt;/Author&gt;&lt;Year&gt;2012&lt;/Year&gt;&lt;RecNum&gt;4838&lt;/RecNum&gt;&lt;DisplayText&gt;Miller et al., 2012&lt;/DisplayText&gt;&lt;record&gt;&lt;rec-number&gt;4838&lt;/rec-number&gt;&lt;foreign-keys&gt;&lt;key app="EN" db-id="5apr590ftef55zea20spppw6srsvdvdazzer" timestamp="1501267343"&gt;4838&lt;/key&gt;&lt;/foreign-keys&gt;&lt;ref-type name="Journal Article"&gt;17&lt;/ref-type&gt;&lt;contributors&gt;&lt;authors&gt;&lt;author&gt;Miller, Steven D.&lt;/author&gt;&lt;author&gt;Mills, Stephen P.&lt;/author&gt;&lt;author&gt;Elvidge, Christopher D.&lt;/author&gt;&lt;author&gt;Lindsey, Daniel T.&lt;/author&gt;&lt;author&gt;Lee, Thomas F.&lt;/author&gt;&lt;author&gt;Hawkins, Jeffrey D.&lt;/author&gt;&lt;/authors&gt;&lt;/contributors&gt;&lt;titles&gt;&lt;title&gt;Suomi satellite brings to light a unique frontier of nighttime environmental sensing capabilities&lt;/title&gt;&lt;secondary-title&gt;Proceedings of the National Academy of Sciences&lt;/secondary-title&gt;&lt;/titles&gt;&lt;periodical&gt;&lt;full-title&gt;Proceedings of the National Academy of Sciences&lt;/full-title&gt;&lt;/periodical&gt;&lt;pages&gt;15706-15711&lt;/pages&gt;&lt;volume&gt;109&lt;/volume&gt;&lt;number&gt;39&lt;/number&gt;&lt;dates&gt;&lt;year&gt;2012&lt;/year&gt;&lt;pub-dates&gt;&lt;date&gt;September 25, 2012&lt;/date&gt;&lt;/pub-dates&gt;&lt;/dates&gt;&lt;urls&gt;&lt;related-urls&gt;&lt;url&gt;http://www.pnas.org/content/109/39/15706.abstract&lt;/url&gt;&lt;/related-urls&gt;&lt;/urls&gt;&lt;electronic-resource-num&gt;10.1073/pnas.1207034109&lt;/electronic-resource-num&gt;&lt;/record&gt;&lt;/Cite&gt;&lt;/EndNote&gt;</w:instrText>
      </w:r>
      <w:r>
        <w:fldChar w:fldCharType="separate"/>
      </w:r>
      <w:hyperlink w:anchor="_ENREF_28">
        <w:bookmarkStart w:id="116" w:name="__Fieldmark__7524_2120427496"/>
        <w:r>
          <w:rPr>
            <w:webHidden/>
            <w:rStyle w:val="InternetLink"/>
          </w:rPr>
          <w:t>Miller et al., 2012</w:t>
        </w:r>
        <w:r>
          <w:rPr>
            <w:rStyle w:val="InternetLink"/>
          </w:rPr>
        </w:r>
      </w:hyperlink>
      <w:bookmarkEnd w:id="116"/>
      <w:r>
        <w:rPr/>
        <w:t xml:space="preserve">). We have begun exploring the DNB for night-time cloud screening supported by grant NNX14AP79A, and propose to </w:t>
      </w:r>
      <w:r>
        <w:fldChar w:fldCharType="end"/>
      </w:r>
      <w:del w:id="123" w:author="Guillermo" w:date="2017-07-31T18:31:00Z">
        <w:r>
          <w:rPr/>
          <w:delText xml:space="preserve">continue </w:delText>
        </w:r>
      </w:del>
      <w:ins w:id="124" w:author="Guillermo" w:date="2017-07-31T18:31:00Z">
        <w:r>
          <w:rPr/>
          <w:t xml:space="preserve">extend </w:t>
        </w:r>
      </w:ins>
      <w:r>
        <w:rPr/>
        <w:t xml:space="preserve">this research. </w:t>
      </w:r>
    </w:p>
    <w:p>
      <w:pPr>
        <w:pStyle w:val="Heading2"/>
        <w:numPr>
          <w:ilvl w:val="1"/>
          <w:numId w:val="2"/>
        </w:numPr>
        <w:rPr/>
      </w:pPr>
      <w:bookmarkStart w:id="117" w:name="_Toc488851834"/>
      <w:bookmarkEnd w:id="117"/>
      <w:r>
        <w:rPr/>
        <w:t>Meaning of accuracy</w:t>
      </w:r>
    </w:p>
    <w:p>
      <w:pPr>
        <w:pStyle w:val="Normal"/>
        <w:spacing w:before="0" w:after="0"/>
        <w:rPr/>
      </w:pPr>
      <w:r>
        <w:rPr/>
        <w:t xml:space="preserve">The terms “error” and “uncertainty” have distinct meanings. </w:t>
      </w:r>
      <w:r>
        <w:rPr>
          <w:rFonts w:cs="TimesNewRoman,BoldItalic" w:ascii="TimesNewRoman,BoldItalic" w:hAnsi="TimesNewRoman,BoldItalic"/>
          <w:b/>
          <w:bCs/>
          <w:i/>
          <w:iCs/>
          <w:szCs w:val="24"/>
        </w:rPr>
        <w:t xml:space="preserve">Error </w:t>
      </w:r>
      <w:r>
        <w:rPr/>
        <w:t xml:space="preserve">is the difference between a measured value and the true value (which is often not known) and </w:t>
      </w:r>
      <w:r>
        <w:rPr>
          <w:b/>
          <w:i/>
        </w:rPr>
        <w:t>uncertainty</w:t>
      </w:r>
      <w:r>
        <w:rPr/>
        <w:t xml:space="preserve"> is the dispersion, or spread, of a group of measurements of the same quantity. Thus, u</w:t>
      </w:r>
      <w:r>
        <w:rPr>
          <w:rFonts w:cs="TimesNewRoman,BoldItalic" w:ascii="TimesNewRoman,BoldItalic" w:hAnsi="TimesNewRoman,BoldItalic"/>
          <w:bCs/>
          <w:iCs/>
          <w:szCs w:val="24"/>
        </w:rPr>
        <w:t>ncertainty</w:t>
      </w:r>
      <w:r>
        <w:rPr>
          <w:rFonts w:cs="TimesNewRoman,BoldItalic" w:ascii="TimesNewRoman,BoldItalic" w:hAnsi="TimesNewRoman,BoldItalic"/>
          <w:b/>
          <w:bCs/>
          <w:i/>
          <w:iCs/>
          <w:szCs w:val="24"/>
        </w:rPr>
        <w:t xml:space="preserve"> </w:t>
      </w:r>
      <w:r>
        <w:rPr>
          <w:rFonts w:cs="TimesNewRoman" w:ascii="TimesNewRoman" w:hAnsi="TimesNewRoman"/>
          <w:szCs w:val="24"/>
        </w:rPr>
        <w:t>is a quantification of the doubt about the measurement result, a</w:t>
      </w:r>
      <w:ins w:id="125" w:author="Guillermo" w:date="2017-07-31T18:31:00Z">
        <w:r>
          <w:rPr>
            <w:rFonts w:cs="TimesNewRoman" w:ascii="TimesNewRoman" w:hAnsi="TimesNewRoman"/>
            <w:szCs w:val="24"/>
          </w:rPr>
          <w:t>n</w:t>
        </w:r>
      </w:ins>
      <w:r>
        <w:rPr>
          <w:rFonts w:cs="TimesNewRoman" w:ascii="TimesNewRoman" w:hAnsi="TimesNewRoman"/>
          <w:szCs w:val="24"/>
        </w:rPr>
        <w:t xml:space="preserve">d it requires two quantities, </w:t>
      </w:r>
      <w:del w:id="126" w:author="Guillermo" w:date="2017-07-31T18:31:00Z">
        <w:r>
          <w:rPr>
            <w:rFonts w:cs="TimesNewRoman" w:ascii="TimesNewRoman" w:hAnsi="TimesNewRoman"/>
            <w:szCs w:val="24"/>
          </w:rPr>
          <w:delText xml:space="preserve">the </w:delText>
        </w:r>
      </w:del>
      <w:ins w:id="127" w:author="Guillermo" w:date="2017-07-31T18:31:00Z">
        <w:r>
          <w:rPr>
            <w:rFonts w:cs="TimesNewRoman" w:ascii="TimesNewRoman" w:hAnsi="TimesNewRoman"/>
            <w:szCs w:val="24"/>
          </w:rPr>
          <w:t xml:space="preserve">an </w:t>
        </w:r>
      </w:ins>
      <w:r>
        <w:rPr>
          <w:rFonts w:cs="TimesNewRoman" w:ascii="TimesNewRoman" w:hAnsi="TimesNewRoman"/>
          <w:szCs w:val="24"/>
        </w:rPr>
        <w:t xml:space="preserve">estimate of the uncertainty and the confidence of that </w:t>
      </w:r>
      <w:r>
        <w:rPr/>
        <w:t>estimate (</w:t>
      </w:r>
      <w:r>
        <w:fldChar w:fldCharType="begin"/>
      </w:r>
      <w:r>
        <w:instrText>ADDIN EN.CITE &lt;EndNote&gt;&lt;Cite&gt;&lt;Author&gt;Bell&lt;/Author&gt;&lt;Year&gt;2001&lt;/Year&gt;&lt;RecNum&gt;4030&lt;/RecNum&gt;&lt;DisplayText&gt;Bell, 2001&lt;/DisplayText&gt;&lt;record&gt;&lt;rec-number&gt;4030&lt;/rec-number&gt;&lt;foreign-keys&gt;&lt;key app="EN" db-id="5apr590ftef55zea20spppw6srsvdvdazzer" timestamp="1434089701"&gt;4030&lt;/key&gt;&lt;key app="ENWeb" db-id=""&gt;0&lt;/key&gt;&lt;/foreign-keys&gt;&lt;ref-type name="Report"&gt;27&lt;/ref-type&gt;&lt;contributors&gt;&lt;authors&gt;&lt;author&gt;Bell, Stephanie&lt;/author&gt;&lt;/authors&gt;&lt;tertiary-authors&gt;&lt;author&gt;National Physical Laboratory&lt;/author&gt;&lt;/tertiary-authors&gt;&lt;/contributors&gt;&lt;titles&gt;&lt;title&gt;A Beginner’s Guide to Uncertainty of Measurement&lt;/title&gt;&lt;secondary-title&gt;Measurement Good Practice Guide&lt;/secondary-title&gt;&lt;/titles&gt;&lt;pages&gt;41&lt;/pages&gt;&lt;volume&gt;No. 11 (Issue 2)&lt;/volume&gt;&lt;number&gt;ISSN 1368-6550&lt;/number&gt;&lt;dates&gt;&lt;year&gt;2001&lt;/year&gt;&lt;/dates&gt;&lt;pub-location&gt;Teddington, Middlesex, United Kingdom&lt;/pub-location&gt;&lt;publisher&gt;National Physical Laboratory&lt;/publisher&gt;&lt;urls&gt;&lt;/urls&gt;&lt;/record&gt;&lt;/Cite&gt;&lt;/EndNote&gt;</w:instrText>
      </w:r>
      <w:r>
        <w:fldChar w:fldCharType="separate"/>
      </w:r>
      <w:hyperlink w:anchor="_ENREF_4">
        <w:bookmarkStart w:id="118" w:name="__Fieldmark__7558_2120427496"/>
        <w:r>
          <w:rPr>
            <w:webHidden/>
            <w:rStyle w:val="InternetLink"/>
          </w:rPr>
          <w:t>Bell, 2001</w:t>
        </w:r>
        <w:r>
          <w:rPr>
            <w:rStyle w:val="InternetLink"/>
          </w:rPr>
        </w:r>
      </w:hyperlink>
      <w:bookmarkEnd w:id="118"/>
      <w:r>
        <w:rPr/>
        <w:t xml:space="preserve">; </w:t>
      </w:r>
      <w:r>
        <w:fldChar w:fldCharType="end"/>
      </w:r>
      <w:r>
        <w:fldChar w:fldCharType="begin"/>
      </w:r>
      <w:r>
        <w:instrText>ADDIN EN.CITE &lt;EndNote&gt;&lt;Cite&gt;&lt;Author&gt;Working Group 1 of the Joint Committee for Guides in Metrology&lt;/Author&gt;&lt;Year&gt;2008&lt;/Year&gt;&lt;RecNum&gt;4029&lt;/RecNum&gt;&lt;DisplayText&gt;Working Group 1 of the Joint Committee for Guides in Metrology, 2008&lt;/DisplayText&gt;&lt;record&gt;&lt;rec-number&gt;4029&lt;/rec-number&gt;&lt;foreign-keys&gt;&lt;key app="EN" db-id="5apr590ftef55zea20spppw6srsvdvdazzer" timestamp="1434089686"&gt;4029&lt;/key&gt;&lt;key app="ENWeb" db-id=""&gt;0&lt;/key&gt;&lt;/foreign-keys&gt;&lt;ref-type name="Report"&gt;27&lt;/ref-type&gt;&lt;contributors&gt;&lt;authors&gt;&lt;author&gt;Working Group 1 of the Joint Committee for Guides in Metrology,&lt;/author&gt;&lt;/authors&gt;&lt;tertiary-authors&gt;&lt;author&gt;Joint Committee for Guides in Metrology, International Organization for Standardization (ISO) &lt;/author&gt;&lt;/tertiary-authors&gt;&lt;/contributors&gt;&lt;titles&gt;&lt;title&gt;Evaluation of measurement data — Guide to the expression of uncertainty in measurement&lt;/title&gt;&lt;/titles&gt;&lt;pages&gt;134&lt;/pages&gt;&lt;number&gt;JCGM 100:2008&lt;/number&gt;&lt;dates&gt;&lt;year&gt;2008&lt;/year&gt;&lt;/dates&gt;&lt;urls&gt;&lt;related-urls&gt;&lt;url&gt;http://www.bipm.org/en/publications/guides/gum.html, http://www.iso.org/sites/JCGM/GUM-introduction.htm&lt;/url&gt;&lt;/related-urls&gt;&lt;/urls&gt;&lt;/record&gt;&lt;/Cite&gt;&lt;/EndNote&gt;</w:instrText>
      </w:r>
      <w:r>
        <w:fldChar w:fldCharType="separate"/>
      </w:r>
      <w:hyperlink w:anchor="_ENREF_49">
        <w:bookmarkStart w:id="119" w:name="__Fieldmark__7564_2120427496"/>
        <w:r>
          <w:rPr>
            <w:webHidden/>
            <w:rStyle w:val="InternetLink"/>
          </w:rPr>
          <w:t>Working Group 1 of the Joint Committee for Guides in Metrology, 2008</w:t>
        </w:r>
        <w:r>
          <w:rPr>
            <w:rStyle w:val="InternetLink"/>
          </w:rPr>
        </w:r>
      </w:hyperlink>
      <w:bookmarkEnd w:id="119"/>
      <w:r>
        <w:rPr/>
        <w:t>). The nature of errors and uncertainties are often described a</w:t>
      </w:r>
      <w:r>
        <w:fldChar w:fldCharType="end"/>
      </w:r>
      <w:ins w:id="128" w:author="Guillermo" w:date="2017-07-31T18:32:00Z">
        <w:r>
          <w:rPr/>
          <w:t>s</w:t>
        </w:r>
      </w:ins>
      <w:r>
        <w:rPr/>
        <w:t xml:space="preserve"> </w:t>
      </w:r>
      <w:ins w:id="129" w:author="Guillermo" w:date="2017-07-31T18:32:00Z">
        <w:r>
          <w:rPr/>
          <w:t xml:space="preserve">either </w:t>
        </w:r>
      </w:ins>
      <w:r>
        <w:rPr/>
        <w:t>systematic or random</w:t>
      </w:r>
      <w:ins w:id="130" w:author="Guillermo" w:date="2017-07-31T18:32:00Z">
        <w:r>
          <w:rPr/>
          <w:t xml:space="preserve">. </w:t>
        </w:r>
      </w:ins>
      <w:del w:id="131" w:author="Guillermo" w:date="2017-07-31T18:32:00Z">
        <w:r>
          <w:rPr/>
          <w:delText>, and those that are s</w:delText>
        </w:r>
      </w:del>
      <w:ins w:id="132" w:author="Guillermo" w:date="2017-07-31T18:32:00Z">
        <w:r>
          <w:rPr/>
          <w:t>S</w:t>
        </w:r>
      </w:ins>
      <w:r>
        <w:rPr/>
        <w:t xml:space="preserve">ystematic </w:t>
      </w:r>
      <w:ins w:id="133" w:author="Guillermo" w:date="2017-07-31T18:32:00Z">
        <w:r>
          <w:rPr/>
          <w:t xml:space="preserve">errors and uncertainties </w:t>
        </w:r>
      </w:ins>
      <w:r>
        <w:rPr/>
        <w:t xml:space="preserve">can be </w:t>
      </w:r>
      <w:ins w:id="134" w:author="Guillermo" w:date="2017-07-31T18:33:00Z">
        <w:r>
          <w:rPr/>
          <w:t xml:space="preserve">significantly </w:t>
        </w:r>
      </w:ins>
      <w:r>
        <w:rPr/>
        <w:t xml:space="preserve">reduced, </w:t>
      </w:r>
      <w:ins w:id="135" w:author="Guillermo" w:date="2017-07-31T18:32:00Z">
        <w:r>
          <w:rPr/>
          <w:t xml:space="preserve">and </w:t>
        </w:r>
      </w:ins>
      <w:r>
        <w:rPr/>
        <w:t xml:space="preserve">possibly eliminated, through an understanding of their sources and by </w:t>
      </w:r>
      <w:del w:id="136" w:author="Guillermo" w:date="2017-07-31T18:33:00Z">
        <w:r>
          <w:rPr/>
          <w:delText xml:space="preserve">taking </w:delText>
        </w:r>
      </w:del>
      <w:ins w:id="137" w:author="Guillermo" w:date="2017-07-31T18:33:00Z">
        <w:r>
          <w:rPr/>
          <w:t xml:space="preserve">averaging? </w:t>
        </w:r>
      </w:ins>
      <w:r>
        <w:rPr/>
        <w:t>multiple measurements</w:t>
      </w:r>
      <w:ins w:id="138" w:author="Guillermo" w:date="2017-07-31T18:33:00Z">
        <w:r>
          <w:rPr/>
          <w:t>. In contrast,</w:t>
        </w:r>
      </w:ins>
      <w:del w:id="139" w:author="Guillermo" w:date="2017-07-31T18:33:00Z">
        <w:r>
          <w:rPr/>
          <w:delText>, and</w:delText>
        </w:r>
      </w:del>
      <w:r>
        <w:rPr/>
        <w:t xml:space="preserve"> those that are random cannot be eliminated, but can be reduced by </w:t>
      </w:r>
      <w:commentRangeStart w:id="23"/>
      <w:r>
        <w:rPr/>
        <w:t>multiple sampling of the same measurement</w:t>
      </w:r>
      <w:r>
        <w:rPr/>
      </w:r>
      <w:commentRangeEnd w:id="23"/>
      <w:r>
        <w:commentReference w:id="23"/>
      </w:r>
      <w:r>
        <w:rPr/>
        <w:t xml:space="preserve">, or of multiple measurements taken under the same conditions. Estimates of the uncertainty can best be determined by statistical methods applied to a set of measurements, and these are referred to as </w:t>
      </w:r>
      <w:r>
        <w:rPr>
          <w:b/>
          <w:i/>
        </w:rPr>
        <w:t xml:space="preserve">Type A </w:t>
      </w:r>
      <w:commentRangeStart w:id="24"/>
      <w:r>
        <w:rPr>
          <w:b/>
          <w:i/>
        </w:rPr>
        <w:t>uncertainties</w:t>
      </w:r>
      <w:r>
        <w:rPr>
          <w:b/>
          <w:i/>
        </w:rPr>
      </w:r>
      <w:commentRangeEnd w:id="24"/>
      <w:r>
        <w:commentReference w:id="24"/>
      </w:r>
      <w:r>
        <w:rPr>
          <w:b/>
          <w:i/>
        </w:rPr>
        <w:t xml:space="preserve">. </w:t>
      </w:r>
      <w:r>
        <w:rPr/>
        <w:t xml:space="preserve">Where a rigorous estimation is not feasible, the estimate based on non-statistical methods is referred to as </w:t>
      </w:r>
      <w:r>
        <w:rPr>
          <w:b/>
          <w:i/>
        </w:rPr>
        <w:t>Type B uncertainties</w:t>
      </w:r>
      <w:r>
        <w:rPr/>
        <w:t xml:space="preserve">. Having determined the uncertainty, the expression of the confidence of the estimate is achieved using a </w:t>
      </w:r>
      <w:r>
        <w:rPr>
          <w:rFonts w:cs="TimesNewRoman,Italic" w:ascii="TimesNewRoman,Italic" w:hAnsi="TimesNewRoman,Italic"/>
          <w:i/>
          <w:iCs/>
          <w:szCs w:val="24"/>
        </w:rPr>
        <w:t xml:space="preserve">coverage factor, k, </w:t>
      </w:r>
      <w:r>
        <w:rPr>
          <w:rFonts w:cs="TimesNewRoman" w:ascii="TimesNewRoman" w:hAnsi="TimesNewRoman"/>
          <w:szCs w:val="24"/>
        </w:rPr>
        <w:t xml:space="preserve">which multiplies the uncertainty to give the </w:t>
      </w:r>
      <w:r>
        <w:rPr>
          <w:rFonts w:cs="TimesNewRoman,Italic" w:ascii="TimesNewRoman,Italic" w:hAnsi="TimesNewRoman,Italic"/>
          <w:i/>
          <w:iCs/>
          <w:szCs w:val="24"/>
        </w:rPr>
        <w:t>expanded uncertainty</w:t>
      </w:r>
      <w:r>
        <w:rPr>
          <w:rFonts w:cs="TimesNewRoman,Italic" w:ascii="TimesNewRoman,Italic" w:hAnsi="TimesNewRoman,Italic"/>
          <w:iCs/>
          <w:szCs w:val="24"/>
        </w:rPr>
        <w:t xml:space="preserve">. Based on </w:t>
      </w:r>
      <w:commentRangeStart w:id="25"/>
      <w:r>
        <w:rPr>
          <w:rFonts w:cs="TimesNewRoman,Italic" w:ascii="TimesNewRoman,Italic" w:hAnsi="TimesNewRoman,Italic"/>
          <w:iCs/>
          <w:szCs w:val="24"/>
        </w:rPr>
        <w:t>a Gaussian distribution</w:t>
      </w:r>
      <w:r>
        <w:rPr>
          <w:rFonts w:cs="TimesNewRoman,Italic" w:ascii="TimesNewRoman,Italic" w:hAnsi="TimesNewRoman,Italic"/>
          <w:iCs/>
          <w:szCs w:val="24"/>
        </w:rPr>
      </w:r>
      <w:commentRangeEnd w:id="25"/>
      <w:r>
        <w:commentReference w:id="25"/>
      </w:r>
      <w:r>
        <w:rPr>
          <w:rFonts w:cs="TimesNewRoman,Italic" w:ascii="TimesNewRoman,Italic" w:hAnsi="TimesNewRoman,Italic"/>
          <w:iCs/>
          <w:szCs w:val="24"/>
        </w:rPr>
        <w:t xml:space="preserve">, the confidence of the estimate using </w:t>
      </w:r>
      <w:r>
        <w:rPr>
          <w:rFonts w:cs="TimesNewRoman,Italic" w:ascii="TimesNewRoman,Italic" w:hAnsi="TimesNewRoman,Italic"/>
          <w:i/>
          <w:iCs/>
          <w:szCs w:val="24"/>
        </w:rPr>
        <w:t>k</w:t>
      </w:r>
      <w:r>
        <w:rPr>
          <w:rFonts w:cs="TimesNewRoman,Italic" w:ascii="TimesNewRoman,Italic" w:hAnsi="TimesNewRoman,Italic"/>
          <w:iCs/>
          <w:szCs w:val="24"/>
        </w:rPr>
        <w:t xml:space="preserve"> = 1 is ~ 65%, for </w:t>
      </w:r>
      <w:r>
        <w:rPr>
          <w:rFonts w:cs="TimesNewRoman,Italic" w:ascii="TimesNewRoman,Italic" w:hAnsi="TimesNewRoman,Italic"/>
          <w:i/>
          <w:iCs/>
          <w:szCs w:val="24"/>
        </w:rPr>
        <w:t>k</w:t>
      </w:r>
      <w:r>
        <w:rPr>
          <w:rFonts w:cs="TimesNewRoman,Italic" w:ascii="TimesNewRoman,Italic" w:hAnsi="TimesNewRoman,Italic"/>
          <w:iCs/>
          <w:szCs w:val="24"/>
        </w:rPr>
        <w:t xml:space="preserve"> = 2 it is ~ 95%, and for </w:t>
      </w:r>
      <w:r>
        <w:rPr>
          <w:rFonts w:cs="TimesNewRoman,Italic" w:ascii="TimesNewRoman,Italic" w:hAnsi="TimesNewRoman,Italic"/>
          <w:i/>
          <w:iCs/>
          <w:szCs w:val="24"/>
        </w:rPr>
        <w:t>k</w:t>
      </w:r>
      <w:r>
        <w:rPr>
          <w:rFonts w:cs="TimesNewRoman,Italic" w:ascii="TimesNewRoman,Italic" w:hAnsi="TimesNewRoman,Italic"/>
          <w:iCs/>
          <w:szCs w:val="24"/>
        </w:rPr>
        <w:t xml:space="preserve"> = 3 it is 99.7%. We will adhere to these conventions, derived by the Metrology community (</w:t>
      </w:r>
      <w:commentRangeStart w:id="26"/>
      <w:r>
        <w:rPr>
          <w:rFonts w:cs="TimesNewRoman,Italic" w:ascii="TimesNewRoman,Italic" w:hAnsi="TimesNewRoman,Italic"/>
          <w:i/>
          <w:iCs/>
          <w:szCs w:val="24"/>
        </w:rPr>
        <w:t>ibid</w:t>
      </w:r>
      <w:r>
        <w:rPr>
          <w:rFonts w:cs="TimesNewRoman,Italic" w:ascii="TimesNewRoman,Italic" w:hAnsi="TimesNewRoman,Italic"/>
          <w:i/>
          <w:iCs/>
          <w:szCs w:val="24"/>
        </w:rPr>
      </w:r>
      <w:commentRangeEnd w:id="26"/>
      <w:r>
        <w:commentReference w:id="26"/>
      </w:r>
      <w:r>
        <w:rPr>
          <w:rFonts w:cs="TimesNewRoman,Italic" w:ascii="TimesNewRoman,Italic" w:hAnsi="TimesNewRoman,Italic"/>
          <w:iCs/>
          <w:szCs w:val="24"/>
        </w:rPr>
        <w:t>), in our assessment of the accuracy of the MODIS and VIIRS SST</w:t>
      </w:r>
      <w:r>
        <w:rPr>
          <w:rFonts w:cs="TimesNewRoman,Italic" w:ascii="TimesNewRoman,Italic" w:hAnsi="TimesNewRoman,Italic"/>
          <w:iCs/>
          <w:szCs w:val="24"/>
          <w:vertAlign w:val="subscript"/>
        </w:rPr>
        <w:t>skin</w:t>
      </w:r>
      <w:r>
        <w:rPr>
          <w:rFonts w:cs="TimesNewRoman,Italic" w:ascii="TimesNewRoman,Italic" w:hAnsi="TimesNewRoman,Italic"/>
          <w:iCs/>
          <w:szCs w:val="24"/>
        </w:rPr>
        <w:t xml:space="preserve"> retrievals.</w:t>
      </w:r>
    </w:p>
    <w:p>
      <w:pPr>
        <w:pStyle w:val="Heading2"/>
        <w:numPr>
          <w:ilvl w:val="1"/>
          <w:numId w:val="2"/>
        </w:numPr>
        <w:rPr/>
      </w:pPr>
      <w:r>
        <w:rPr/>
        <w:t>Assessment of accuracy</w:t>
      </w:r>
    </w:p>
    <w:p>
      <w:pPr>
        <w:pStyle w:val="Normal"/>
        <w:rPr/>
      </w:pPr>
      <w:r>
        <w:rPr/>
        <w:t>Temperature is one of the seven base variables of the International System of Units (SI)</w:t>
      </w:r>
      <w:ins w:id="140" w:author="Guillermo" w:date="2017-07-31T18:36:00Z">
        <w:r>
          <w:rPr/>
          <w:t>, therefore</w:t>
        </w:r>
      </w:ins>
      <w:r>
        <w:rPr/>
        <w:t xml:space="preserve"> </w:t>
      </w:r>
      <w:del w:id="141" w:author="Guillermo" w:date="2017-07-31T18:36:00Z">
        <w:r>
          <w:rPr/>
          <w:delText xml:space="preserve">and so </w:delText>
        </w:r>
      </w:del>
      <w:r>
        <w:rPr/>
        <w:t>temperature measurements are equivalent if taken by instruments that have a calibration traceable to an SI standard. Thus, data sets of measurements taken by different sensors can be combined in a meaningful manner (</w:t>
      </w:r>
      <w:r>
        <w:fldChar w:fldCharType="begin"/>
      </w:r>
      <w:r>
        <w:instrText>ADDIN EN.CITE &lt;EndNote&gt;&lt;Cite&gt;&lt;Author&gt;World Meteorological Organisation and Bureau Internationale de Poids et Mesures&lt;/Author&gt;&lt;Year&gt;2010&lt;/Year&gt;&lt;RecNum&gt;4834&lt;/RecNum&gt;&lt;DisplayText&gt;World Meteorological Organisation and Bureau Internationale de Poids et Mesures, 2010&lt;/DisplayText&gt;&lt;record&gt;&lt;rec-number&gt;4834&lt;/rec-number&gt;&lt;foreign-keys&gt;&lt;key app="EN" db-id="5apr590ftef55zea20spppw6srsvdvdazzer" timestamp="1501258150"&gt;4834&lt;/key&gt;&lt;/foreign-keys&gt;&lt;ref-type name="Report"&gt;27&lt;/ref-type&gt;&lt;contributors&gt;&lt;authors&gt;&lt;author&gt;World Meteorological Organisation and Bureau Internationale de Poids et Mesures, &lt;/author&gt;&lt;/authors&gt;&lt;/contributors&gt;&lt;titles&gt;&lt;title&gt;Measurement Challenges for Global Observation Systems for Climate Change Monitoring: Traceability, Stability and Uncertainty,&lt;/title&gt;&lt;/titles&gt;&lt;number&gt;WMO/TD-No. 1557, Rapport BIPM-2010/08&lt;/number&gt;&lt;dates&gt;&lt;year&gt;2010&lt;/year&gt;&lt;/dates&gt;&lt;pub-location&gt;Geneva, Switzerland&lt;/pub-location&gt;&lt;publisher&gt;World Meteorological Organization (WMO)&lt;/publisher&gt;&lt;urls&gt;&lt;related-urls&gt;&lt;url&gt;&lt;style face="normal" font="default" size="100%"&gt; &lt;/style&gt;&lt;style face="underline" font="default" size="100%"&gt;http://www.bipm.org/en/conference-centre/bipm-workshops/wmo-bipm_workshop/&lt;/style&gt;&lt;/url&gt;&lt;/related-urls&gt;&lt;/urls&gt;&lt;electronic-resource-num&gt; ISBN 13 978-92-822-2239-3&lt;/electronic-resource-num&gt;&lt;/record&gt;&lt;/Cite&gt;&lt;/EndNote&gt;</w:instrText>
      </w:r>
      <w:r>
        <w:fldChar w:fldCharType="separate"/>
      </w:r>
      <w:hyperlink w:anchor="_ENREF_50">
        <w:bookmarkStart w:id="120" w:name="__Fieldmark__7637_2120427496"/>
        <w:r>
          <w:rPr>
            <w:webHidden/>
            <w:rStyle w:val="InternetLink"/>
          </w:rPr>
          <w:t>World Meteorological Organisation and Bureau Internationale de Poids et Mesures, 2010</w:t>
        </w:r>
        <w:r>
          <w:rPr>
            <w:rStyle w:val="InternetLink"/>
          </w:rPr>
        </w:r>
      </w:hyperlink>
      <w:bookmarkEnd w:id="120"/>
      <w:r>
        <w:rPr/>
        <w:t>).</w:t>
      </w:r>
      <w:r>
        <w:fldChar w:fldCharType="end"/>
      </w:r>
    </w:p>
    <w:p>
      <w:pPr>
        <w:pStyle w:val="Normal"/>
        <w:rPr/>
      </w:pPr>
      <w:r>
        <w:rPr/>
        <w:t xml:space="preserve">Typically, the accuracy of a satellite-derived SST is expressed as a mean error, or bias, and a scatter, or standard deviation. These metrics assume the </w:t>
      </w:r>
      <w:commentRangeStart w:id="27"/>
      <w:r>
        <w:rPr/>
        <w:t xml:space="preserve">distribution of the error is Gaussian, </w:t>
      </w:r>
      <w:r>
        <w:rPr/>
      </w:r>
      <w:commentRangeEnd w:id="27"/>
      <w:r>
        <w:commentReference w:id="27"/>
      </w:r>
      <w:r>
        <w:rPr/>
        <w:t xml:space="preserve">but this is rarely the case as the effects of undetected clouds, nearly always colder than the underlying sea surface, introduces a negative skewness to the distribution, and the estimates of both mean and standard deviation. Recently, the use of </w:t>
      </w:r>
      <w:ins w:id="142" w:author="Guillermo" w:date="2017-07-31T18:37:00Z">
        <w:r>
          <w:rPr/>
          <w:t xml:space="preserve">the </w:t>
        </w:r>
      </w:ins>
      <w:r>
        <w:rPr/>
        <w:t xml:space="preserve">median and robust standard deviation, which reduces the sensitivity to outliers in the distribution has become a more accepted method of </w:t>
      </w:r>
      <w:del w:id="143" w:author="Guillermo" w:date="2017-07-31T18:38:00Z">
        <w:r>
          <w:rPr/>
          <w:delText xml:space="preserve">better </w:delText>
        </w:r>
      </w:del>
      <w:r>
        <w:rPr/>
        <w:t xml:space="preserve">representing the </w:t>
      </w:r>
      <w:ins w:id="144" w:author="Guillermo" w:date="2017-07-31T18:38:00Z">
        <w:r>
          <w:rPr/>
          <w:t xml:space="preserve">central tendency and dispersion </w:t>
        </w:r>
      </w:ins>
      <w:del w:id="145" w:author="Guillermo" w:date="2017-07-31T18:38:00Z">
        <w:r>
          <w:rPr/>
          <w:delText xml:space="preserve">distributions </w:delText>
        </w:r>
      </w:del>
      <w:r>
        <w:rPr/>
        <w:t>of the differences (</w:t>
      </w:r>
      <w:r>
        <w:rPr/>
      </w:r>
      <w:r>
        <w:fldChar w:fldCharType="end"/>
      </w:r>
      <w:r>
        <w:fldChar w:fldCharType="begin"/>
      </w:r>
      <w:r>
        <w:instrText>ADDIN EN.CITE.DATA</w:instrText>
      </w:r>
      <w:r>
        <w:fldChar w:fldCharType="separate"/>
      </w:r>
      <w:bookmarkStart w:id="121" w:name="__Fieldmark__7663_2120427496"/>
      <w:bookmarkStart w:id="122" w:name="__Fieldmark__7664_2120427496"/>
      <w:bookmarkEnd w:id="122"/>
      <w:r>
        <w:rPr/>
        <w:t>Embury et al., 2012; Kilpatrick et al., 2015</w:t>
      </w:r>
      <w:r>
        <w:rPr/>
      </w:r>
      <w:r>
        <w:fldChar w:fldCharType="end"/>
      </w:r>
      <w:hyperlink w:anchor="_ENREF_22">
        <w:bookmarkEnd w:id="121"/>
        <w:r>
          <w:rPr>
            <w:webHidden/>
          </w:rPr>
          <w:t xml:space="preserve">). </w:t>
        </w:r>
      </w:hyperlink>
    </w:p>
    <w:p>
      <w:pPr>
        <w:pStyle w:val="Normal"/>
        <w:rPr/>
      </w:pPr>
      <w:r>
        <w:rPr/>
        <w:t>The differences between satellite-derived SSTs and in situ temperature measurements, within acceptable spatial and temporal interval for coincidence (</w:t>
      </w:r>
      <w:r>
        <w:fldChar w:fldCharType="begin"/>
      </w:r>
      <w:r>
        <w:instrText>ADDIN EN.CITE &lt;EndNote&gt;&lt;Cite&gt;&lt;Author&gt;Minnett&lt;/Author&gt;&lt;Year&gt;1991&lt;/Year&gt;&lt;RecNum&gt;383&lt;/RecNum&gt;&lt;DisplayText&gt;Minnett, 1991&lt;/DisplayText&gt;&lt;record&gt;&lt;rec-number&gt;383&lt;/rec-number&gt;&lt;foreign-keys&gt;&lt;key app="EN" db-id="5apr590ftef55zea20spppw6srsvdvdazzer" timestamp="1419378184"&gt;383&lt;/key&gt;&lt;key app="ENWeb" db-id=""&gt;0&lt;/key&gt;&lt;/foreign-keys&gt;&lt;ref-type name="Journal Article"&gt;17&lt;/ref-type&gt;&lt;contributors&gt;&lt;authors&gt;&lt;author&gt;Minnett, P.J.&lt;/author&gt;&lt;/authors&gt;&lt;/contributors&gt;&lt;titles&gt;&lt;title&gt;Consequences of sea surface temperature variability on the validation and applications of satellite measurements&lt;/title&gt;&lt;secondary-title&gt;Journal of  Geophysical Research&lt;/secondary-title&gt;&lt;/titles&gt;&lt;periodical&gt;&lt;full-title&gt;Journal of  Geophysical Research&lt;/full-title&gt;&lt;/periodical&gt;&lt;pages&gt;18,475-18,489.&lt;/pages&gt;&lt;volume&gt;96&lt;/volume&gt;&lt;dates&gt;&lt;year&gt;1991&lt;/year&gt;&lt;/dates&gt;&lt;urls&gt;&lt;/urls&gt;&lt;/record&gt;&lt;/Cite&gt;&lt;/EndNote&gt;</w:instrText>
      </w:r>
      <w:r>
        <w:fldChar w:fldCharType="separate"/>
      </w:r>
      <w:hyperlink w:anchor="_ENREF_30">
        <w:bookmarkStart w:id="123" w:name="__Fieldmark__7678_2120427496"/>
        <w:r>
          <w:rPr>
            <w:webHidden/>
            <w:rStyle w:val="InternetLink"/>
          </w:rPr>
          <w:t>Minnett, 1991</w:t>
        </w:r>
        <w:r>
          <w:rPr>
            <w:rStyle w:val="InternetLink"/>
          </w:rPr>
        </w:r>
      </w:hyperlink>
      <w:bookmarkEnd w:id="123"/>
      <w:r>
        <w:rPr/>
        <w:t xml:space="preserve">; </w:t>
      </w:r>
      <w:r>
        <w:fldChar w:fldCharType="end"/>
      </w:r>
      <w:r>
        <w:fldChar w:fldCharType="begin"/>
      </w:r>
      <w:r>
        <w:instrText>ADDIN EN.CITE &lt;EndNote&gt;&lt;Cite&gt;&lt;Author&gt;Embury&lt;/Author&gt;&lt;Year&gt;2012&lt;/Year&gt;&lt;RecNum&gt;2610&lt;/RecNum&gt;&lt;DisplayText&gt;Embury et al., 2012&lt;/DisplayText&gt;&lt;record&gt;&lt;rec-number&gt;2610&lt;/rec-number&gt;&lt;foreign-keys&gt;&lt;key app="EN" db-id="5apr590ftef55zea20spppw6srsvdvdazzer" timestamp="1419378180"&gt;2610&lt;/key&gt;&lt;key app="ENWeb" db-id=""&gt;0&lt;/key&gt;&lt;/foreign-keys&gt;&lt;ref-type name="Journal Article"&gt;17&lt;/ref-type&gt;&lt;contributors&gt;&lt;authors&gt;&lt;author&gt;Embury, Owen&lt;/author&gt;&lt;author&gt;Merchant, Christopher J.&lt;/author&gt;&lt;author&gt;Corlett, Gary K.&lt;/author&gt;&lt;/authors&gt;&lt;/contributors&gt;&lt;titles&gt;&lt;title&gt;A reprocessing for climate of sea surface temperature from the along-track scanning radiometers: Initial validation, accounting for skin and diurnal variability effects&lt;/title&gt;&lt;secondary-title&gt;Remote Sensing of Environment&lt;/secondary-title&gt;&lt;/titles&gt;&lt;periodical&gt;&lt;full-title&gt;Remote Sensing of Environment&lt;/full-title&gt;&lt;/periodical&gt;&lt;pages&gt;62-78&lt;/pages&gt;&lt;volume&gt;116&lt;/volume&gt;&lt;number&gt;0&lt;/number&gt;&lt;keywords&gt;&lt;keyword&gt;ATSR&lt;/keyword&gt;&lt;keyword&gt;Sea surface temperature&lt;/keyword&gt;&lt;keyword&gt;SST&lt;/keyword&gt;&lt;keyword&gt;Validation&lt;/keyword&gt;&lt;/keywords&gt;&lt;dates&gt;&lt;year&gt;2012&lt;/year&gt;&lt;/dates&gt;&lt;isbn&gt;0034-4257&lt;/isbn&gt;&lt;urls&gt;&lt;related-urls&gt;&lt;url&gt;http://www.sciencedirect.com/science/article/pii/S0034425711002112&lt;/url&gt;&lt;/related-urls&gt;&lt;/urls&gt;&lt;electronic-resource-num&gt;10.1016/j.rse.2011.02.028&lt;/electronic-resource-num&gt;&lt;/record&gt;&lt;/Cite&gt;&lt;/EndNote&gt;</w:instrText>
      </w:r>
      <w:r>
        <w:fldChar w:fldCharType="separate"/>
      </w:r>
      <w:hyperlink w:anchor="_ENREF_13">
        <w:bookmarkStart w:id="124" w:name="__Fieldmark__7684_2120427496"/>
        <w:r>
          <w:rPr>
            <w:webHidden/>
            <w:rStyle w:val="InternetLink"/>
          </w:rPr>
          <w:t>Embury et al., 2012</w:t>
        </w:r>
        <w:r>
          <w:rPr>
            <w:rStyle w:val="InternetLink"/>
          </w:rPr>
        </w:r>
      </w:hyperlink>
      <w:bookmarkEnd w:id="124"/>
      <w:r>
        <w:rPr/>
        <w:t xml:space="preserve">) are often interpreted as an estimate of the accuracy of the satellite </w:t>
      </w:r>
      <w:r>
        <w:fldChar w:fldCharType="end"/>
      </w:r>
      <w:ins w:id="146" w:author="Guillermo" w:date="2017-07-31T18:39:00Z">
        <w:r>
          <w:rPr/>
          <w:t xml:space="preserve">SST </w:t>
        </w:r>
      </w:ins>
      <w:r>
        <w:rPr/>
        <w:t xml:space="preserve">retrievals. However, it is clear that there are multiple contributions to the </w:t>
      </w:r>
      <w:del w:id="147" w:author="Guillermo" w:date="2017-07-31T18:39:00Z">
        <w:r>
          <w:rPr/>
          <w:delText xml:space="preserve">satellite – in situ temperature </w:delText>
        </w:r>
      </w:del>
      <w:r>
        <w:rPr/>
        <w:t>differences</w:t>
      </w:r>
      <w:ins w:id="148" w:author="Guillermo" w:date="2017-07-31T18:39:00Z">
        <w:r>
          <w:rPr/>
          <w:t xml:space="preserve"> between satellite and in situ temperatures. Some of these contributions include</w:t>
        </w:r>
      </w:ins>
      <w:del w:id="149" w:author="Guillermo" w:date="2017-07-31T18:39:00Z">
        <w:r>
          <w:rPr/>
          <w:delText>, including</w:delText>
        </w:r>
      </w:del>
      <w:r>
        <w:rPr/>
        <w:t xml:space="preserve"> inaccuracies in the in situ measurements, the </w:t>
      </w:r>
      <w:commentRangeStart w:id="28"/>
      <w:r>
        <w:rPr/>
        <w:t>consequences of variability in the ocean temperature fields</w:t>
      </w:r>
      <w:r>
        <w:rPr/>
      </w:r>
      <w:commentRangeEnd w:id="28"/>
      <w:r>
        <w:commentReference w:id="28"/>
      </w:r>
      <w:r>
        <w:rPr/>
        <w:t xml:space="preserve">, imperfections in the cloud screening algorithms, </w:t>
      </w:r>
      <w:commentRangeStart w:id="29"/>
      <w:r>
        <w:rPr/>
        <w:t>and so on</w:t>
      </w:r>
      <w:r>
        <w:rPr/>
      </w:r>
      <w:commentRangeEnd w:id="29"/>
      <w:r>
        <w:commentReference w:id="29"/>
      </w:r>
      <w:r>
        <w:rPr/>
        <w:t xml:space="preserve">. </w:t>
      </w:r>
    </w:p>
    <w:p>
      <w:pPr>
        <w:pStyle w:val="Normal"/>
        <w:rPr/>
      </w:pPr>
      <w:r>
        <w:rPr/>
        <w:t xml:space="preserve">Many of the contributions to the uncertainties in the comparison between satellite and in situ temperatures are independent of each other and so can be summed in quadrature to determine the total uncertainty in the differences, which is itself evaluated by analysis of the MUDBs. </w:t>
      </w:r>
      <w:ins w:id="150" w:author="Guillermo" w:date="2017-07-31T18:41:00Z">
        <w:commentRangeStart w:id="30"/>
        <w:r>
          <w:rPr/>
          <w:t>Known</w:t>
        </w:r>
      </w:ins>
      <w:del w:id="151" w:author="Guillermo" w:date="2017-07-31T18:41:00Z">
        <w:r>
          <w:rPr/>
          <w:delText xml:space="preserve">One </w:delText>
        </w:r>
      </w:del>
      <w:r>
        <w:rPr/>
      </w:r>
      <w:del w:id="152" w:author="Guillermo" w:date="2017-07-31T18:41:00Z">
        <w:commentRangeEnd w:id="30"/>
        <w:r>
          <w:commentReference w:id="30"/>
        </w:r>
        <w:r>
          <w:rPr/>
          <w:delText xml:space="preserve">of the </w:delText>
        </w:r>
      </w:del>
      <w:r>
        <w:rPr/>
        <w:t xml:space="preserve">contributions </w:t>
      </w:r>
      <w:del w:id="153" w:author="Guillermo" w:date="2017-07-31T18:41:00Z">
        <w:r>
          <w:rPr/>
          <w:delText>is the</w:delText>
        </w:r>
      </w:del>
      <w:ins w:id="154" w:author="Guillermo" w:date="2017-07-31T18:41:00Z">
        <w:r>
          <w:rPr/>
          <w:t>to the</w:t>
        </w:r>
      </w:ins>
      <w:r>
        <w:rPr/>
        <w:t xml:space="preserve"> combined error and uncertainty comes from imperfections in </w:t>
      </w:r>
      <w:ins w:id="155" w:author="Guillermo" w:date="2017-07-31T18:42:00Z">
        <w:r>
          <w:rPr/>
          <w:t xml:space="preserve">either </w:t>
        </w:r>
      </w:ins>
      <w:r>
        <w:rPr/>
        <w:t xml:space="preserve">the cloud screening </w:t>
      </w:r>
      <w:ins w:id="156" w:author="Guillermo" w:date="2017-07-31T18:42:00Z">
        <w:r>
          <w:rPr/>
          <w:t>or</w:t>
        </w:r>
      </w:ins>
      <w:del w:id="157" w:author="Guillermo" w:date="2017-07-31T18:42:00Z">
        <w:r>
          <w:rPr/>
          <w:delText>and</w:delText>
        </w:r>
      </w:del>
      <w:r>
        <w:rPr/>
        <w:t xml:space="preserve"> the atmospheric correction algorithms, which, when combined with the errors and uncertainties in the satellite radiometric measurements</w:t>
      </w:r>
      <w:ins w:id="158" w:author="Guillermo" w:date="2017-07-31T18:42:00Z">
        <w:r>
          <w:rPr/>
          <w:t>,</w:t>
        </w:r>
      </w:ins>
      <w:r>
        <w:rPr/>
        <w:t xml:space="preserve"> gives us the desired estimate of the accuracy for the MODIS and VIIRS SST</w:t>
      </w:r>
      <w:r>
        <w:rPr>
          <w:vertAlign w:val="subscript"/>
        </w:rPr>
        <w:t xml:space="preserve">skin </w:t>
      </w:r>
      <w:r>
        <w:rPr/>
        <w:t>retrievals.</w:t>
      </w:r>
    </w:p>
    <w:p>
      <w:pPr>
        <w:pStyle w:val="Normal"/>
        <w:rPr/>
      </w:pPr>
      <w:r>
        <w:rPr/>
        <w:t>The analysis proposed here will be focused on the comparisons of MODIS and VIIRS L2 data with independent measurements</w:t>
      </w:r>
      <w:ins w:id="159" w:author="Guillermo" w:date="2017-07-31T18:42:00Z">
        <w:r>
          <w:rPr/>
          <w:t xml:space="preserve">. Nevertheless, a </w:t>
        </w:r>
      </w:ins>
      <w:del w:id="160" w:author="Guillermo" w:date="2017-07-31T18:42:00Z">
        <w:r>
          <w:rPr/>
          <w:delText>, but there is a</w:delText>
        </w:r>
      </w:del>
      <w:r>
        <w:rPr/>
        <w:t xml:space="preserve"> hitherto largely neglected issue is the consequence of the irregular</w:t>
      </w:r>
      <w:ins w:id="161" w:author="Guillermo" w:date="2017-07-31T18:43:00Z">
        <w:r>
          <w:rPr/>
          <w:t>,</w:t>
        </w:r>
      </w:ins>
      <w:r>
        <w:rPr/>
        <w:t xml:space="preserve"> </w:t>
      </w:r>
      <w:ins w:id="162" w:author="Guillermo" w:date="2017-07-31T18:43:00Z">
        <w:r>
          <w:rPr/>
          <w:t xml:space="preserve">and in some cases spatially sparse </w:t>
        </w:r>
      </w:ins>
      <w:r>
        <w:rPr/>
        <w:t xml:space="preserve">distribution of the in situ measurements (Figures 1, 4, 5) on the estimate of accuracy. </w:t>
      </w:r>
      <w:r>
        <w:rPr/>
        <w:fldChar w:fldCharType="begin"/>
      </w:r>
      <w:r>
        <w:instrText> REF _Ref488877495 \h </w:instrText>
      </w:r>
      <w:r>
        <w:fldChar w:fldCharType="separate"/>
      </w:r>
      <w:r>
        <w:t>Figure 6</w:t>
      </w:r>
      <w:r>
        <w:fldChar w:fldCharType="end"/>
      </w:r>
      <w:r>
        <w:rPr/>
        <w:t xml:space="preserve"> shows the distribution of highest quality matchups between the Aqua MODIS and buoy measurements, grouped in 5</w:t>
      </w:r>
      <w:r>
        <w:rPr>
          <w:vertAlign w:val="superscript"/>
        </w:rPr>
        <w:t>o</w:t>
      </w:r>
      <w:r>
        <w:rPr/>
        <w:t xml:space="preserve"> cells. A subset of these matchups is used in algorithm development and refinement, and another subset is uses to assess accuracy. There have been no rigorous studies of the effects of the irregular </w:t>
      </w:r>
      <w:commentRangeStart w:id="31"/>
      <w:r>
        <w:rPr/>
        <w:t xml:space="preserve">disruptions </w:t>
      </w:r>
      <w:r>
        <w:rPr/>
      </w:r>
      <w:commentRangeEnd w:id="31"/>
      <w:r>
        <w:commentReference w:id="31"/>
      </w:r>
      <w:r>
        <w:rPr/>
        <w:t xml:space="preserve">of the in situ measurements, and </w:t>
      </w:r>
      <w:commentRangeStart w:id="32"/>
      <w:r>
        <w:rPr/>
        <w:t>an approach similar to that used to quantify the sampling errors introduced by clouds and interswath gaps on MODIS SST</w:t>
      </w:r>
      <w:r>
        <w:rPr>
          <w:vertAlign w:val="subscript"/>
        </w:rPr>
        <w:t>skin</w:t>
      </w:r>
      <w:r>
        <w:rPr/>
        <w:t xml:space="preserve"> accuracy (</w:t>
      </w:r>
      <w:r>
        <w:fldChar w:fldCharType="begin"/>
      </w:r>
      <w:r>
        <w:instrText>ADDIN EN.CITE &lt;EndNote&gt;&lt;Cite&gt;&lt;Author&gt;Liu&lt;/Author&gt;&lt;Year&gt;2016&lt;/Year&gt;&lt;RecNum&gt;4246&lt;/RecNum&gt;&lt;DisplayText&gt;Liu and Minnett, 2016&lt;/DisplayText&gt;&lt;record&gt;&lt;rec-number&gt;4246&lt;/rec-number&gt;&lt;foreign-keys&gt;&lt;key app="EN" db-id="5apr590ftef55zea20spppw6srsvdvdazzer" timestamp="1458321818"&gt;4246&lt;/key&gt;&lt;/foreign-keys&gt;&lt;ref-type name="Journal Article"&gt;17&lt;/ref-type&gt;&lt;contributors&gt;&lt;authors&gt;&lt;author&gt;Liu, Yang&lt;/author&gt;&lt;author&gt;Minnett, Peter J.&lt;/author&gt;&lt;/authors&gt;&lt;/contributors&gt;&lt;titles&gt;&lt;title&gt;Sampling errors in satellite-derived infrared sea-surface temperatures. Part I: Global and regional MODIS fields&lt;/title&gt;&lt;secondary-title&gt;Remote Sensing of Environment&lt;/secondary-title&gt;&lt;/titles&gt;&lt;periodical&gt;&lt;full-title&gt;Remote Sensing of Environment&lt;/full-title&gt;&lt;/periodical&gt;&lt;pages&gt;48-64&lt;/pages&gt;&lt;volume&gt;177&lt;/volume&gt;&lt;keywords&gt;&lt;keyword&gt;Sea Surface Temperature (SST)&lt;/keyword&gt;&lt;keyword&gt;Climate Data Records (CDR)&lt;/keyword&gt;&lt;keyword&gt;MODIS&lt;/keyword&gt;&lt;keyword&gt;Sampling errors&lt;/keyword&gt;&lt;/keywords&gt;&lt;dates&gt;&lt;year&gt;2016&lt;/year&gt;&lt;pub-dates&gt;&lt;date&gt;5//&lt;/date&gt;&lt;/pub-dates&gt;&lt;/dates&gt;&lt;isbn&gt;0034-4257&lt;/isbn&gt;&lt;urls&gt;&lt;related-urls&gt;&lt;url&gt;http://www.sciencedirect.com/science/article/pii/S0034425716300517&lt;/url&gt;&lt;/related-urls&gt;&lt;/urls&gt;&lt;electronic-resource-num&gt;http://dx.doi.org/10.1016/j.rse.2016.02.026&lt;/electronic-resource-num&gt;&lt;/record&gt;&lt;/Cite&gt;&lt;/EndNote&gt;</w:instrText>
      </w:r>
      <w:r>
        <w:fldChar w:fldCharType="separate"/>
      </w:r>
      <w:hyperlink w:anchor="_ENREF_26">
        <w:bookmarkStart w:id="125" w:name="__Fieldmark__7767_2120427496"/>
        <w:r>
          <w:rPr>
            <w:webHidden/>
            <w:rStyle w:val="InternetLink"/>
          </w:rPr>
          <w:t>Liu and Minnett, 2016</w:t>
        </w:r>
        <w:r>
          <w:rPr>
            <w:rStyle w:val="InternetLink"/>
          </w:rPr>
        </w:r>
      </w:hyperlink>
      <w:bookmarkEnd w:id="125"/>
      <w:r>
        <w:rPr/>
        <w:t xml:space="preserve">; </w:t>
      </w:r>
      <w:r>
        <w:fldChar w:fldCharType="end"/>
      </w:r>
      <w:r>
        <w:fldChar w:fldCharType="begin"/>
      </w:r>
      <w:r>
        <w:instrText>ADDIN EN.CITE &lt;EndNote&gt;&lt;Cite&gt;&lt;Author&gt;Liu&lt;/Author&gt;&lt;Year&gt;2017&lt;/Year&gt;&lt;RecNum&gt;4830&lt;/RecNum&gt;&lt;DisplayText&gt;Liu et al., 2017&lt;/DisplayText&gt;&lt;record&gt;&lt;rec-number&gt;4830&lt;/rec-number&gt;&lt;foreign-keys&gt;&lt;key app="EN" db-id="5apr590ftef55zea20spppw6srsvdvdazzer" timestamp="1501006443"&gt;4830&lt;/key&gt;&lt;/foreign-keys&gt;&lt;ref-type name="Journal Article"&gt;17&lt;/ref-type&gt;&lt;contributors&gt;&lt;authors&gt;&lt;author&gt;Liu, Yang&lt;/author&gt;&lt;author&gt;Chin, Toshio M.&lt;/author&gt;&lt;author&gt;Minnett, Peter J.&lt;/author&gt;&lt;/authors&gt;&lt;/contributors&gt;&lt;titles&gt;&lt;title&gt;Sampling errors in satellite-derived infrared sea-surface temperatures. Part II: Sensitivity and parameterization&lt;/title&gt;&lt;secondary-title&gt;Remote Sensing of Environment&lt;/secondary-title&gt;&lt;/titles&gt;&lt;periodical&gt;&lt;full-title&gt;Remote Sensing of Environment&lt;/full-title&gt;&lt;/periodical&gt;&lt;pages&gt;297-309&lt;/pages&gt;&lt;volume&gt;198&lt;/volume&gt;&lt;keywords&gt;&lt;keyword&gt;MODIS&lt;/keyword&gt;&lt;keyword&gt;SST&lt;/keyword&gt;&lt;keyword&gt;ENSO&lt;/keyword&gt;&lt;keyword&gt;Sampling errors&lt;/keyword&gt;&lt;keyword&gt;Sensitivity&lt;/keyword&gt;&lt;keyword&gt;Sampling error parameterization&lt;/keyword&gt;&lt;/keywords&gt;&lt;dates&gt;&lt;year&gt;2017&lt;/year&gt;&lt;pub-dates&gt;&lt;date&gt;2017/09/01/&lt;/date&gt;&lt;/pub-dates&gt;&lt;/dates&gt;&lt;isbn&gt;0034-4257&lt;/isbn&gt;&lt;urls&gt;&lt;related-urls&gt;&lt;url&gt;http://www.sciencedirect.com/science/article/pii/S0034425717302705&lt;/url&gt;&lt;/related-urls&gt;&lt;/urls&gt;&lt;electronic-resource-num&gt;http://dx.doi.org/10.1016/j.rse.2017.06.011&lt;/electronic-resource-num&gt;&lt;/record&gt;&lt;/Cite&gt;&lt;/EndNote&gt;</w:instrText>
      </w:r>
      <w:r>
        <w:fldChar w:fldCharType="separate"/>
      </w:r>
      <w:hyperlink w:anchor="_ENREF_25">
        <w:bookmarkStart w:id="126" w:name="__Fieldmark__7773_2120427496"/>
        <w:r>
          <w:rPr>
            <w:webHidden/>
            <w:rStyle w:val="InternetLink"/>
          </w:rPr>
          <w:t>Liu et al., 2017</w:t>
        </w:r>
        <w:r>
          <w:rPr>
            <w:rStyle w:val="InternetLink"/>
          </w:rPr>
        </w:r>
      </w:hyperlink>
      <w:bookmarkEnd w:id="126"/>
      <w:r>
        <w:rPr/>
        <w:t>).</w:t>
      </w:r>
      <w:r>
        <w:fldChar w:fldCharType="end"/>
      </w:r>
      <w:commentRangeEnd w:id="32"/>
      <w:r>
        <w:commentReference w:id="32"/>
      </w:r>
      <w:r>
        <w:rPr/>
      </w:r>
    </w:p>
    <w:p>
      <w:pPr>
        <w:pStyle w:val="Normal"/>
        <w:keepNext/>
        <w:tabs>
          <w:tab w:val="left" w:pos="1080" w:leader="none"/>
        </w:tabs>
        <w:rPr/>
      </w:pPr>
      <w:bookmarkStart w:id="127" w:name="_Ref488877495"/>
      <w:r>
        <w:drawing>
          <wp:anchor behindDoc="0" distT="0" distB="0" distL="114300" distR="0" simplePos="0" locked="0" layoutInCell="1" allowOverlap="1" relativeHeight="15">
            <wp:simplePos x="0" y="0"/>
            <wp:positionH relativeFrom="margin">
              <wp:align>right</wp:align>
            </wp:positionH>
            <wp:positionV relativeFrom="paragraph">
              <wp:posOffset>13335</wp:posOffset>
            </wp:positionV>
            <wp:extent cx="3933825" cy="1849120"/>
            <wp:effectExtent l="0" t="0" r="0" b="0"/>
            <wp:wrapSquare wrapText="bothSides"/>
            <wp:docPr id="27"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 descr=""/>
                    <pic:cNvPicPr>
                      <a:picLocks noChangeAspect="1" noChangeArrowheads="1"/>
                    </pic:cNvPicPr>
                  </pic:nvPicPr>
                  <pic:blipFill>
                    <a:blip r:embed="rId11"/>
                    <a:srcRect l="56461" t="126433" r="48029" b="171019"/>
                    <a:stretch>
                      <a:fillRect/>
                    </a:stretch>
                  </pic:blipFill>
                  <pic:spPr bwMode="auto">
                    <a:xfrm>
                      <a:off x="0" y="0"/>
                      <a:ext cx="3933825" cy="1849120"/>
                    </a:xfrm>
                    <a:prstGeom prst="rect">
                      <a:avLst/>
                    </a:prstGeom>
                  </pic:spPr>
                </pic:pic>
              </a:graphicData>
            </a:graphic>
          </wp:anchor>
        </w:drawing>
      </w:r>
      <w:r>
        <w:rPr>
          <w:sz w:val="22"/>
        </w:rPr>
        <w:t>F</w:t>
      </w:r>
      <w:r>
        <w:rPr>
          <w:sz w:val="22"/>
        </w:rPr>
        <w:t xml:space="preserve">igure </w:t>
      </w:r>
      <w:r>
        <w:rPr>
          <w:sz w:val="22"/>
        </w:rPr>
        <w:fldChar w:fldCharType="begin"/>
      </w:r>
      <w:r>
        <w:instrText> SEQ Figure \* ARABIC </w:instrText>
      </w:r>
      <w:r>
        <w:fldChar w:fldCharType="separate"/>
      </w:r>
      <w:r>
        <w:t>6</w:t>
      </w:r>
      <w:r>
        <w:fldChar w:fldCharType="end"/>
      </w:r>
      <w:bookmarkEnd w:id="127"/>
      <w:r>
        <w:rPr>
          <w:sz w:val="22"/>
        </w:rPr>
        <w:t>. Distribution of clear sky, night time Aqua MODIS buoy matchups in 5</w:t>
      </w:r>
      <w:r>
        <w:rPr>
          <w:sz w:val="22"/>
          <w:vertAlign w:val="superscript"/>
        </w:rPr>
        <w:t>o</w:t>
      </w:r>
      <w:r>
        <w:rPr>
          <w:sz w:val="22"/>
        </w:rPr>
        <w:t xml:space="preserve"> degree cells. Colors indicate the decile of the numbers of matchups in each bin. Ten means the number of matchups in that bin is in the top 10% of the distribution of numbers of matchups per bin. </w:t>
      </w:r>
    </w:p>
    <w:p>
      <w:pPr>
        <w:pStyle w:val="Heading2"/>
        <w:numPr>
          <w:ilvl w:val="1"/>
          <w:numId w:val="2"/>
        </w:numPr>
        <w:rPr/>
      </w:pPr>
      <w:bookmarkStart w:id="128" w:name="_Toc488851826"/>
      <w:bookmarkStart w:id="129" w:name="_Toc360311594"/>
      <w:r>
        <w:rPr/>
        <w:t xml:space="preserve">Representation of </w:t>
      </w:r>
      <w:bookmarkEnd w:id="128"/>
      <w:bookmarkEnd w:id="129"/>
      <w:r>
        <w:rPr/>
        <w:t>accuracy</w:t>
      </w:r>
    </w:p>
    <w:p>
      <w:pPr>
        <w:pStyle w:val="Normal"/>
        <w:tabs>
          <w:tab w:val="left" w:pos="1080" w:leader="none"/>
        </w:tabs>
        <w:rPr/>
      </w:pPr>
      <w:r>
        <w:rPr/>
        <w:t xml:space="preserve">For more than a decade </w:t>
      </w:r>
      <w:commentRangeStart w:id="33"/>
      <w:r>
        <w:rPr/>
        <w:t xml:space="preserve">GHRSST </w:t>
      </w:r>
      <w:r>
        <w:rPr/>
      </w:r>
      <w:commentRangeEnd w:id="33"/>
      <w:r>
        <w:commentReference w:id="33"/>
      </w:r>
      <w:r>
        <w:rPr/>
        <w:t>has required its members to generate “Single Sensor Error Statistics” (SSESs</w:t>
      </w:r>
      <w:r>
        <w:rPr>
          <w:rStyle w:val="FootnoteAnchor"/>
        </w:rPr>
        <w:footnoteReference w:id="4"/>
      </w:r>
      <w:r>
        <w:rPr/>
        <w:t>)</w:t>
      </w:r>
      <w:ins w:id="163" w:author="Guillermo" w:date="2017-07-31T18:47:00Z">
        <w:r>
          <w:rPr/>
          <w:t>,</w:t>
        </w:r>
      </w:ins>
      <w:r>
        <w:rPr/>
        <w:t xml:space="preserve"> which are estimates of the errors and uncertainty in the SSTs retrieved from each satellite radiometer; these are intended to guide users, both scientific and operational, on the appropriate application of the data</w:t>
      </w:r>
      <w:ins w:id="164" w:author="Guillermo" w:date="2017-07-31T18:47:00Z">
        <w:r>
          <w:rPr/>
          <w:t xml:space="preserve"> (e.g., for combining SST</w:t>
        </w:r>
      </w:ins>
      <w:ins w:id="165" w:author="Guillermo" w:date="2017-07-31T18:48:00Z">
        <w:r>
          <w:rPr/>
          <w:t>s</w:t>
        </w:r>
      </w:ins>
      <w:ins w:id="166" w:author="Guillermo" w:date="2017-07-31T18:47:00Z">
        <w:r>
          <w:rPr/>
          <w:t xml:space="preserve"> from multiple sources)</w:t>
        </w:r>
      </w:ins>
      <w:r>
        <w:rPr/>
        <w:t xml:space="preserve">. In addition, a quality indicator for each SST retrieval </w:t>
      </w:r>
      <w:ins w:id="167" w:author="Guillermo" w:date="2017-07-31T18:48:00Z">
        <w:r>
          <w:rPr/>
          <w:t xml:space="preserve">is </w:t>
        </w:r>
      </w:ins>
      <w:r>
        <w:rPr/>
        <w:t xml:space="preserve">required. An approach developed by RSMAS investigators – called the “SST Uncertainty Hypercube” – involves the partition of all good-quality records in the MODIS matchup database into a multi-dimensional set of bins defined by the unique combination of </w:t>
      </w:r>
      <w:ins w:id="168" w:author="Guillermo" w:date="2017-07-31T18:48:00Z">
        <w:r>
          <w:rPr/>
          <w:t xml:space="preserve">various </w:t>
        </w:r>
      </w:ins>
      <w:r>
        <w:rPr/>
        <w:t xml:space="preserve">levels of seven dimensions: (1) season (4 levels), (2) latitude (6 zones), (3) SST (8 levels in 5K increments), (4) satellite zenith angle (4 levels), (5) difference in brightness temperatures of two MODIS channels, used as a proxy for water vapor (4 levels for </w:t>
      </w:r>
      <w:r>
        <w:rPr>
          <w:rFonts w:eastAsia="MS PGothic" w:cs="MS PGothic"/>
        </w:rPr>
        <w:t>4µm,</w:t>
      </w:r>
      <w:r>
        <w:rPr/>
        <w:t xml:space="preserve"> 3 levels for 11</w:t>
      </w:r>
      <w:r>
        <w:rPr>
          <w:rFonts w:eastAsia="MS PGothic" w:cs="MS PGothic"/>
        </w:rPr>
        <w:t>µm</w:t>
      </w:r>
      <w:r>
        <w:rPr/>
        <w:t>), (6) SST quality level (2 levels) and (7) day or night (2</w:t>
      </w:r>
      <w:ins w:id="169" w:author="Guillermo" w:date="2017-07-31T18:49:00Z">
        <w:r>
          <w:rPr/>
          <w:t> </w:t>
        </w:r>
      </w:ins>
      <w:del w:id="170" w:author="Guillermo" w:date="2017-07-31T18:49:00Z">
        <w:r>
          <w:rPr/>
          <w:delText xml:space="preserve"> </w:delText>
        </w:r>
      </w:del>
      <w:r>
        <w:rPr/>
        <w:t xml:space="preserve">levels). In this </w:t>
      </w:r>
      <w:del w:id="171" w:author="Guillermo" w:date="2017-07-31T18:49:00Z">
        <w:r>
          <w:rPr/>
          <w:delText xml:space="preserve">current </w:delText>
        </w:r>
      </w:del>
      <w:r>
        <w:rPr/>
        <w:t>approach, SST</w:t>
      </w:r>
      <w:r>
        <w:rPr>
          <w:vertAlign w:val="subscript"/>
          <w:rPrChange w:id="0" w:author="Guillermo" w:date="2017-07-31T18:49:00Z"/>
        </w:rPr>
        <w:t>skin</w:t>
      </w:r>
      <w:r>
        <w:rPr/>
        <w:t xml:space="preserve"> accuracy (defined simply as satellite SST minus in situ SST) is computed using matchups in each bin. Then, the average (a</w:t>
      </w:r>
      <w:ins w:id="173" w:author="Guillermo" w:date="2017-07-31T18:49:00Z">
        <w:r>
          <w:rPr/>
          <w:t>n</w:t>
        </w:r>
      </w:ins>
      <w:del w:id="174" w:author="Guillermo" w:date="2017-07-31T18:49:00Z">
        <w:r>
          <w:rPr/>
          <w:delText>nd</w:delText>
        </w:r>
      </w:del>
      <w:r>
        <w:rPr/>
        <w:t xml:space="preserve"> estimate of bias) and standard deviation (an</w:t>
      </w:r>
      <w:del w:id="175" w:author="Guillermo" w:date="2017-07-31T18:49:00Z">
        <w:r>
          <w:rPr/>
          <w:delText>d</w:delText>
        </w:r>
      </w:del>
      <w:r>
        <w:rPr/>
        <w:t xml:space="preserve"> estimate of uncertainty) are calculated for each bin and provided to OBPG as lookup tables. During production of SST</w:t>
      </w:r>
      <w:r>
        <w:rPr>
          <w:vertAlign w:val="subscript"/>
        </w:rPr>
        <w:t xml:space="preserve">skin </w:t>
      </w:r>
      <w:r>
        <w:rPr/>
        <w:t xml:space="preserve">fields, each MODIS pixel is assigned to one of the hypercube bins, and the appropriate bin uncertainty statistics are associated with that pixel. </w:t>
      </w:r>
    </w:p>
    <w:p>
      <w:pPr>
        <w:pStyle w:val="Normal"/>
        <w:tabs>
          <w:tab w:val="left" w:pos="1080" w:leader="none"/>
        </w:tabs>
        <w:rPr/>
      </w:pPr>
      <w:del w:id="176" w:author="Guillermo" w:date="2017-07-31T18:50:00Z">
        <w:r>
          <w:rPr/>
          <w:delText>While t</w:delText>
        </w:r>
      </w:del>
      <w:ins w:id="177" w:author="Guillermo" w:date="2017-07-31T18:50:00Z">
        <w:r>
          <w:rPr/>
          <w:t>T</w:t>
        </w:r>
      </w:ins>
      <w:r>
        <w:rPr/>
        <w:t xml:space="preserve">his approach is a significant improvement over reporting simply </w:t>
      </w:r>
      <w:ins w:id="178" w:author="Guillermo" w:date="2017-07-31T18:50:00Z">
        <w:r>
          <w:rPr/>
          <w:t xml:space="preserve">a </w:t>
        </w:r>
      </w:ins>
      <w:r>
        <w:rPr/>
        <w:t xml:space="preserve">global mean and standard deviation (e.g. Table 1) as </w:t>
      </w:r>
      <w:del w:id="179" w:author="Guillermo" w:date="2017-07-31T18:50:00Z">
        <w:r>
          <w:rPr/>
          <w:delText xml:space="preserve">clearly </w:delText>
        </w:r>
      </w:del>
      <w:r>
        <w:rPr/>
        <w:t xml:space="preserve">the contributions to error and uncertainty </w:t>
      </w:r>
      <w:ins w:id="180" w:author="Guillermo" w:date="2017-07-31T18:50:00Z">
        <w:r>
          <w:rPr/>
          <w:t xml:space="preserve">clearly </w:t>
        </w:r>
      </w:ins>
      <w:r>
        <w:rPr/>
        <w:t xml:space="preserve">are not </w:t>
      </w:r>
      <w:ins w:id="181" w:author="Guillermo" w:date="2017-07-31T18:50:00Z">
        <w:r>
          <w:rPr/>
          <w:t xml:space="preserve">spatially </w:t>
        </w:r>
      </w:ins>
      <w:r>
        <w:rPr/>
        <w:t>uniform</w:t>
      </w:r>
      <w:ins w:id="182" w:author="Guillermo" w:date="2017-07-31T18:50:00Z">
        <w:r>
          <w:rPr/>
          <w:t xml:space="preserve">. The </w:t>
        </w:r>
      </w:ins>
      <w:ins w:id="183" w:author="Guillermo" w:date="2017-07-31T18:51:00Z">
        <w:r>
          <w:rPr/>
          <w:t>approach also</w:t>
        </w:r>
      </w:ins>
      <w:del w:id="184" w:author="Guillermo" w:date="2017-07-31T18:50:00Z">
        <w:r>
          <w:rPr/>
          <w:delText>,</w:delText>
        </w:r>
      </w:del>
      <w:del w:id="185" w:author="Guillermo" w:date="2017-07-31T18:51:00Z">
        <w:r>
          <w:rPr/>
          <w:delText xml:space="preserve"> and it</w:delText>
        </w:r>
      </w:del>
      <w:r>
        <w:rPr/>
        <w:t xml:space="preserve"> meets the requirement that each retrieval have its accuracy appropriately specified (e.g. </w:t>
      </w:r>
      <w:r>
        <w:fldChar w:fldCharType="begin"/>
      </w:r>
      <w:r>
        <w:instrText>ADDIN EN.CITE &lt;EndNote&gt;&lt;Cite&gt;&lt;Author&gt;Merchant&lt;/Author&gt;&lt;Year&gt;2017&lt;/Year&gt;&lt;RecNum&gt;4833&lt;/RecNum&gt;&lt;DisplayText&gt;Merchant et al., 2017&lt;/DisplayText&gt;&lt;record&gt;&lt;rec-number&gt;4833&lt;/rec-number&gt;&lt;foreign-keys&gt;&lt;key app="EN" db-id="5apr590ftef55zea20spppw6srsvdvdazzer" timestamp="1501161665"&gt;4833&lt;/key&gt;&lt;/foreign-keys&gt;&lt;ref-type name="Journal Article"&gt;17&lt;/ref-type&gt;&lt;contributors&gt;&lt;authors&gt;&lt;author&gt;Merchant, C. J.&lt;/author&gt;&lt;author&gt;Paul, F.&lt;/author&gt;&lt;author&gt;Popp, T.&lt;/author&gt;&lt;author&gt;Ablain, M.&lt;/author&gt;&lt;author&gt;Bontemps, S.&lt;/author&gt;&lt;author&gt;Defourny, P.&lt;/author&gt;&lt;author&gt;Hollmann, R.&lt;/author&gt;&lt;author&gt;Lavergne, T.&lt;/author&gt;&lt;author&gt;Laeng, A.&lt;/author&gt;&lt;author&gt;de Leeuw, G.&lt;/author&gt;&lt;author&gt;Mittaz, J.&lt;/author&gt;&lt;author&gt;Poulsen, C.&lt;/author&gt;&lt;author&gt;Povey, A. C.&lt;/author&gt;&lt;author&gt;Reuter, M.&lt;/author&gt;&lt;author&gt;Sathyendranath, S.&lt;/author&gt;&lt;author&gt;Sandven, S.&lt;/author&gt;&lt;author&gt;Sofieva, V. F.&lt;/author&gt;&lt;author&gt;Wagner, W.&lt;/author&gt;&lt;/authors&gt;&lt;/contributors&gt;&lt;titles&gt;&lt;title&gt;Uncertainty information in climate data records from Earth observation&lt;/title&gt;&lt;secondary-title&gt;Earth Syst. Sci. Data&lt;/secondary-title&gt;&lt;/titles&gt;&lt;periodical&gt;&lt;full-title&gt;Earth Syst. Sci. Data&lt;/full-title&gt;&lt;/periodical&gt;&lt;pages&gt;511-527&lt;/pages&gt;&lt;volume&gt;9&lt;/volume&gt;&lt;number&gt;2&lt;/number&gt;&lt;dates&gt;&lt;year&gt;2017&lt;/year&gt;&lt;/dates&gt;&lt;publisher&gt;Copernicus Publications&lt;/publisher&gt;&lt;isbn&gt;1866-3516&lt;/isbn&gt;&lt;urls&gt;&lt;related-urls&gt;&lt;url&gt;&lt;style face="underline" font="default" size="100%"&gt;https://www.earth-syst-sci-data.net/9/511/2017/&lt;/style&gt;&lt;/url&gt;&lt;/related-urls&gt;&lt;/urls&gt;&lt;electronic-resource-num&gt;10.5194/essd-9-511-2017&lt;/electronic-resource-num&gt;&lt;/record&gt;&lt;/Cite&gt;&lt;/EndNote&gt;</w:instrText>
      </w:r>
      <w:r>
        <w:fldChar w:fldCharType="separate"/>
      </w:r>
      <w:hyperlink w:anchor="_ENREF_27">
        <w:bookmarkStart w:id="130" w:name="__Fieldmark__7915_2120427496"/>
        <w:r>
          <w:rPr>
            <w:webHidden/>
            <w:rStyle w:val="InternetLink"/>
          </w:rPr>
          <w:t>Merchant et al., 2017</w:t>
        </w:r>
        <w:r>
          <w:rPr>
            <w:rStyle w:val="InternetLink"/>
          </w:rPr>
        </w:r>
      </w:hyperlink>
      <w:bookmarkEnd w:id="130"/>
      <w:r>
        <w:rPr/>
        <w:t>)</w:t>
      </w:r>
      <w:r>
        <w:fldChar w:fldCharType="end"/>
      </w:r>
      <w:ins w:id="186" w:author="Guillermo" w:date="2017-07-31T18:51:00Z">
        <w:r>
          <w:rPr/>
          <w:t>. Nevertheless, the hypercube approach</w:t>
        </w:r>
      </w:ins>
      <w:r>
        <w:rPr/>
        <w:t xml:space="preserve"> but </w:t>
      </w:r>
      <w:del w:id="187" w:author="Guillermo" w:date="2017-07-31T18:51:00Z">
        <w:r>
          <w:rPr/>
          <w:delText>it does</w:delText>
        </w:r>
      </w:del>
      <w:r>
        <w:rPr/>
        <w:t xml:space="preserve"> ha</w:t>
      </w:r>
      <w:ins w:id="188" w:author="Guillermo" w:date="2017-07-31T18:51:00Z">
        <w:r>
          <w:rPr/>
          <w:t>s</w:t>
        </w:r>
      </w:ins>
      <w:del w:id="189" w:author="Guillermo" w:date="2017-07-31T18:51:00Z">
        <w:r>
          <w:rPr/>
          <w:delText>ve</w:delText>
        </w:r>
      </w:del>
      <w:r>
        <w:rPr/>
        <w:t xml:space="preserve"> short</w:t>
      </w:r>
      <w:del w:id="190" w:author="Guillermo" w:date="2017-07-31T18:51:00Z">
        <w:r>
          <w:rPr/>
          <w:delText>o</w:delText>
        </w:r>
      </w:del>
      <w:r>
        <w:rPr/>
        <w:t>c</w:t>
      </w:r>
      <w:ins w:id="191" w:author="Guillermo" w:date="2017-07-31T18:51:00Z">
        <w:r>
          <w:rPr/>
          <w:t>o</w:t>
        </w:r>
      </w:ins>
      <w:r>
        <w:rPr/>
        <w:t xml:space="preserve">mings. One concern is the uneven </w:t>
      </w:r>
      <w:del w:id="192" w:author="Guillermo" w:date="2017-07-31T18:52:00Z">
        <w:r>
          <w:rPr/>
          <w:delText xml:space="preserve">population </w:delText>
        </w:r>
      </w:del>
      <w:ins w:id="193" w:author="Guillermo" w:date="2017-07-31T18:52:00Z">
        <w:r>
          <w:rPr/>
          <w:t xml:space="preserve">numbers of matchups among </w:t>
        </w:r>
      </w:ins>
      <w:del w:id="194" w:author="Guillermo" w:date="2017-07-31T18:52:00Z">
        <w:r>
          <w:rPr/>
          <w:delText xml:space="preserve">of </w:delText>
        </w:r>
      </w:del>
      <w:r>
        <w:rPr/>
        <w:t xml:space="preserve">the hypercube </w:t>
      </w:r>
      <w:ins w:id="195" w:author="Guillermo" w:date="2017-07-31T18:52:00Z">
        <w:r>
          <w:rPr/>
          <w:t>bins</w:t>
        </w:r>
      </w:ins>
      <w:del w:id="196" w:author="Guillermo" w:date="2017-07-31T18:52:00Z">
        <w:r>
          <w:rPr/>
          <w:delText>cells</w:delText>
        </w:r>
      </w:del>
      <w:ins w:id="197" w:author="Guillermo" w:date="2017-07-31T18:52:00Z">
        <w:r>
          <w:rPr/>
          <w:t>. An ex</w:t>
        </w:r>
      </w:ins>
      <w:ins w:id="198" w:author="Guillermo" w:date="2017-07-31T18:53:00Z">
        <w:r>
          <w:rPr/>
          <w:t>ample of the uneven geographic distribution</w:t>
        </w:r>
      </w:ins>
      <w:ins w:id="199" w:author="Guillermo" w:date="2017-07-31T18:54:00Z">
        <w:r>
          <w:rPr/>
          <w:t>of ,matchups</w:t>
        </w:r>
      </w:ins>
      <w:ins w:id="200" w:author="Guillermo" w:date="2017-07-31T18:53:00Z">
        <w:r>
          <w:rPr/>
          <w:t xml:space="preserve"> (recall that latitude z</w:t>
        </w:r>
      </w:ins>
      <w:ins w:id="201" w:author="Guillermo" w:date="2017-07-31T18:54:00Z">
        <w:r>
          <w:rPr/>
          <w:t>onal bands are one fo the dimensions of the hypercube)</w:t>
        </w:r>
      </w:ins>
      <w:ins w:id="202" w:author="Guillermo" w:date="2017-07-31T18:53:00Z">
        <w:r>
          <w:rPr/>
          <w:t xml:space="preserve"> </w:t>
        </w:r>
      </w:ins>
      <w:del w:id="203" w:author="Guillermo" w:date="2017-07-31T18:54:00Z">
        <w:r>
          <w:rPr/>
          <w:delText xml:space="preserve">, of which the geographic component </w:delText>
        </w:r>
      </w:del>
      <w:r>
        <w:rPr/>
        <w:t xml:space="preserve">is </w:t>
      </w:r>
      <w:del w:id="204" w:author="Guillermo" w:date="2017-07-31T18:54:00Z">
        <w:r>
          <w:rPr/>
          <w:delText xml:space="preserve">indicated </w:delText>
        </w:r>
      </w:del>
      <w:ins w:id="205" w:author="Guillermo" w:date="2017-07-31T18:54:00Z">
        <w:r>
          <w:rPr/>
          <w:t xml:space="preserve">illustrated </w:t>
        </w:r>
      </w:ins>
      <w:r>
        <w:rPr/>
        <w:t xml:space="preserve">in </w:t>
      </w:r>
      <w:r>
        <w:rPr/>
        <w:fldChar w:fldCharType="begin"/>
      </w:r>
      <w:r>
        <w:instrText> REF _Ref488877495 \h </w:instrText>
      </w:r>
      <w:r>
        <w:fldChar w:fldCharType="separate"/>
      </w:r>
      <w:r>
        <w:t>Figure 6</w:t>
      </w:r>
      <w:r>
        <w:fldChar w:fldCharType="end"/>
      </w:r>
      <w:ins w:id="206" w:author="Guillermo" w:date="2017-07-31T18:54:00Z">
        <w:r>
          <w:rPr/>
          <w:t xml:space="preserve">. Through simulated sampling, we have shown </w:t>
        </w:r>
      </w:ins>
      <w:del w:id="207" w:author="Guillermo" w:date="2017-07-31T18:54:00Z">
        <w:r>
          <w:rPr/>
          <w:delText xml:space="preserve">, as it has been shown </w:delText>
        </w:r>
      </w:del>
      <w:r>
        <w:rPr/>
        <w:t xml:space="preserve">that a stable estimate of the mean error with an uncertainty </w:t>
      </w:r>
      <w:del w:id="208" w:author="Guillermo" w:date="2017-07-31T18:55:00Z">
        <w:r>
          <w:rPr/>
          <w:delText xml:space="preserve">of </w:delText>
        </w:r>
      </w:del>
      <w:r>
        <w:rPr/>
        <w:t>&lt;</w:t>
      </w:r>
      <w:ins w:id="209" w:author="Guillermo" w:date="2017-07-31T18:55:00Z">
        <w:r>
          <w:rPr/>
          <w:t> </w:t>
        </w:r>
      </w:ins>
      <w:r>
        <w:rPr/>
        <w:t xml:space="preserve">0.05K requires &gt;100 matchups in each </w:t>
      </w:r>
      <w:del w:id="210" w:author="Guillermo" w:date="2017-07-31T18:55:00Z">
        <w:r>
          <w:rPr/>
          <w:delText xml:space="preserve">cell </w:delText>
        </w:r>
      </w:del>
      <w:ins w:id="211" w:author="Guillermo" w:date="2017-07-31T18:55:00Z">
        <w:r>
          <w:rPr/>
          <w:t xml:space="preserve">hypercube bin </w:t>
        </w:r>
      </w:ins>
      <w:r>
        <w:rPr/>
        <w:t>(</w:t>
      </w:r>
      <w:r>
        <w:fldChar w:fldCharType="begin"/>
      </w:r>
      <w:r>
        <w:instrText>ADDIN EN.CITE &lt;EndNote&gt;&lt;Cite&gt;&lt;Author&gt;Kilpatrick&lt;/Author&gt;&lt;Year&gt;2015&lt;/Year&gt;&lt;RecNum&gt;4015&lt;/RecNum&gt;&lt;DisplayText&gt;Kilpatrick et al., 2015&lt;/DisplayText&gt;&lt;record&gt;&lt;rec-number&gt;4015&lt;/rec-number&gt;&lt;foreign-keys&gt;&lt;key app="EN" db-id="5apr590ftef55zea20spppw6srsvdvdazzer" timestamp="1432891590"&gt;4015&lt;/key&gt;&lt;key app="ENWeb" db-id=""&gt;0&lt;/key&gt;&lt;/foreign-keys&gt;&lt;ref-type name="Journal Article"&gt;17&lt;/ref-type&gt;&lt;contributors&gt;&lt;authors&gt;&lt;author&gt;Kilpatrick, K. A.&lt;/author&gt;&lt;author&gt;Podestá, G.&lt;/author&gt;&lt;author&gt;Walsh, S.&lt;/author&gt;&lt;author&gt;Williams, E.&lt;/author&gt;&lt;author&gt;Halliwell, V.&lt;/author&gt;&lt;author&gt;Szczodrak, M.&lt;/author&gt;&lt;author&gt;Brown, O. B.&lt;/author&gt;&lt;author&gt;Minnett, P. J.&lt;/author&gt;&lt;author&gt;Evans, R.&lt;/author&gt;&lt;/authors&gt;&lt;/contributors&gt;&lt;titles&gt;&lt;title&gt;A decade of sea surface temperature from MODIS&lt;/title&gt;&lt;secondary-title&gt;Remote Sensing of Environment&lt;/secondary-title&gt;&lt;/titles&gt;&lt;periodical&gt;&lt;full-title&gt;Remote Sensing of Environment&lt;/full-title&gt;&lt;/periodical&gt;&lt;pages&gt;27-41&lt;/pages&gt;&lt;volume&gt;165&lt;/volume&gt;&lt;number&gt;0&lt;/number&gt;&lt;keywords&gt;&lt;keyword&gt;MODIS&lt;/keyword&gt;&lt;keyword&gt;Sea surface temperature&lt;/keyword&gt;&lt;keyword&gt;Validation&lt;/keyword&gt;&lt;keyword&gt;Calibration&lt;/keyword&gt;&lt;/keywords&gt;&lt;dates&gt;&lt;year&gt;2015&lt;/year&gt;&lt;pub-dates&gt;&lt;date&gt;8//&lt;/date&gt;&lt;/pub-dates&gt;&lt;/dates&gt;&lt;isbn&gt;0034-4257&lt;/isbn&gt;&lt;urls&gt;&lt;related-urls&gt;&lt;url&gt;http://www.sciencedirect.com/science/article/pii/S0034425715001650&lt;/url&gt;&lt;/related-urls&gt;&lt;/urls&gt;&lt;electronic-resource-num&gt;http://dx.doi.org/10.1016/j.rse.2015.04.023&lt;/electronic-resource-num&gt;&lt;/record&gt;&lt;/Cite&gt;&lt;/EndNote&gt;</w:instrText>
      </w:r>
      <w:r>
        <w:fldChar w:fldCharType="separate"/>
      </w:r>
      <w:hyperlink w:anchor="_ENREF_22">
        <w:bookmarkStart w:id="131" w:name="__Fieldmark__7970_2120427496"/>
        <w:r>
          <w:rPr>
            <w:webHidden/>
            <w:rStyle w:val="InternetLink"/>
          </w:rPr>
          <w:t>Kilpatrick et al., 2015</w:t>
        </w:r>
        <w:r>
          <w:rPr>
            <w:rStyle w:val="InternetLink"/>
          </w:rPr>
        </w:r>
      </w:hyperlink>
      <w:bookmarkEnd w:id="131"/>
      <w:r>
        <w:rPr/>
        <w:t xml:space="preserve">). </w:t>
      </w:r>
      <w:r>
        <w:fldChar w:fldCharType="end"/>
      </w:r>
      <w:ins w:id="212" w:author="Guillermo" w:date="2017-07-31T18:56:00Z">
        <w:r>
          <w:rPr>
            <w:rFonts w:cs="AdvPSTIM10-R"/>
          </w:rPr>
          <w:t>Another  disadvantage of the hypercube approach was the appearance of obvious discontinuities in uncertainty fields when geographically mapped.</w:t>
        </w:r>
      </w:ins>
      <w:ins w:id="213" w:author="Guillermo" w:date="2017-07-31T18:56:00Z">
        <w:r>
          <w:rPr/>
          <w:t xml:space="preserve"> For these reasons, w</w:t>
        </w:r>
      </w:ins>
      <w:del w:id="214" w:author="Guillermo" w:date="2017-07-31T18:56:00Z">
        <w:r>
          <w:rPr/>
          <w:delText>W</w:delText>
        </w:r>
      </w:del>
      <w:r>
        <w:rPr/>
        <w:t xml:space="preserve">e </w:t>
      </w:r>
      <w:ins w:id="215" w:author="Guillermo" w:date="2017-07-31T18:56:00Z">
        <w:r>
          <w:rPr/>
          <w:t>propose</w:t>
        </w:r>
      </w:ins>
      <w:del w:id="216" w:author="Guillermo" w:date="2017-07-31T18:56:00Z">
        <w:r>
          <w:rPr/>
          <w:delText xml:space="preserve">intend </w:delText>
        </w:r>
      </w:del>
      <w:r>
        <w:rPr/>
        <w:t xml:space="preserve">to reassess the </w:t>
      </w:r>
      <w:del w:id="217" w:author="Guillermo" w:date="2017-07-31T18:57:00Z">
        <w:r>
          <w:rPr/>
          <w:delText xml:space="preserve">formulation of </w:delText>
        </w:r>
      </w:del>
      <w:r>
        <w:rPr/>
        <w:t>the representation of accuracy of the MODIS and VIIRS SST</w:t>
      </w:r>
      <w:r>
        <w:rPr>
          <w:vertAlign w:val="subscript"/>
        </w:rPr>
        <w:t>skin</w:t>
      </w:r>
      <w:r>
        <w:rPr/>
        <w:t xml:space="preserve"> fields, so that the Uncertainty Hypercubes will provide a smoothly varying estimation of uncertainty as a function of the controlling variables (not necessarily the same as the current hypercube dimensions)</w:t>
      </w:r>
      <w:ins w:id="218" w:author="Guillermo" w:date="2017-07-31T18:57:00Z">
        <w:r>
          <w:rPr/>
          <w:t xml:space="preserve"> </w:t>
        </w:r>
      </w:ins>
      <w:ins w:id="219" w:author="Guillermo" w:date="2017-07-31T18:57:00Z">
        <w:r>
          <w:rPr>
            <w:highlight w:val="yellow"/>
          </w:rPr>
          <w:t>[Cite for example the Petrenko et al. paper?]</w:t>
        </w:r>
      </w:ins>
      <w:r>
        <w:rPr/>
        <w:t xml:space="preserve">. </w:t>
      </w:r>
    </w:p>
    <w:p>
      <w:pPr>
        <w:pStyle w:val="Normal"/>
        <w:tabs>
          <w:tab w:val="left" w:pos="1080" w:leader="none"/>
        </w:tabs>
        <w:rPr/>
      </w:pPr>
      <w:r>
        <w:rPr/>
      </w:r>
    </w:p>
    <w:p>
      <w:pPr>
        <w:pStyle w:val="Heading2"/>
        <w:numPr>
          <w:ilvl w:val="1"/>
          <w:numId w:val="2"/>
        </w:numPr>
        <w:rPr/>
      </w:pPr>
      <w:bookmarkStart w:id="132" w:name="_Toc360311595"/>
      <w:bookmarkStart w:id="133" w:name="_Toc488851827"/>
      <w:bookmarkEnd w:id="132"/>
      <w:bookmarkEnd w:id="133"/>
      <w:r>
        <w:rPr/>
        <w:t>Transition results to OBPG and the JPL PO.DAAC</w:t>
      </w:r>
    </w:p>
    <w:p>
      <w:pPr>
        <w:pStyle w:val="Normal"/>
        <w:tabs>
          <w:tab w:val="left" w:pos="1080" w:leader="none"/>
        </w:tabs>
        <w:rPr/>
      </w:pPr>
      <w:r>
        <w:rPr/>
        <w:t>We will continue to ensure a smooth transition of algorithms and accuracy estimates to the OBPG to support the processing</w:t>
      </w:r>
      <w:del w:id="220" w:author="Guillermo" w:date="2017-07-31T19:00:00Z">
        <w:r>
          <w:rPr/>
          <w:delText>,</w:delText>
        </w:r>
      </w:del>
      <w:r>
        <w:rPr/>
        <w:t xml:space="preserve"> and reprocessing, of </w:t>
      </w:r>
      <w:del w:id="221" w:author="Guillermo" w:date="2017-07-31T19:00:00Z">
        <w:r>
          <w:rPr/>
          <w:delText xml:space="preserve">the </w:delText>
        </w:r>
      </w:del>
      <w:r>
        <w:rPr/>
        <w:t>MODIS and VIIRS measurements. We will continue to interact with the GHRSST GDAC at the JPL PO.DAAC in the generation of the MODIS and VIIRS SST</w:t>
      </w:r>
      <w:r>
        <w:rPr>
          <w:vertAlign w:val="subscript"/>
        </w:rPr>
        <w:t>skin</w:t>
      </w:r>
      <w:r>
        <w:rPr/>
        <w:t xml:space="preserve"> L2P field</w:t>
      </w:r>
      <w:ins w:id="222" w:author="Guillermo" w:date="2017-07-31T19:00:00Z">
        <w:r>
          <w:rPr/>
          <w:t>s</w:t>
        </w:r>
      </w:ins>
      <w:r>
        <w:rPr/>
        <w:t xml:space="preserve"> for distribution to the wider community.</w:t>
      </w:r>
    </w:p>
    <w:p>
      <w:pPr>
        <w:pStyle w:val="Heading2"/>
        <w:numPr>
          <w:ilvl w:val="1"/>
          <w:numId w:val="2"/>
        </w:numPr>
        <w:rPr/>
      </w:pPr>
      <w:bookmarkStart w:id="134" w:name="_Toc488851828"/>
      <w:bookmarkStart w:id="135" w:name="_Toc360311596"/>
      <w:bookmarkEnd w:id="134"/>
      <w:bookmarkEnd w:id="135"/>
      <w:r>
        <w:rPr/>
        <w:t>Climate Data Records of SST</w:t>
      </w:r>
    </w:p>
    <w:p>
      <w:pPr>
        <w:pStyle w:val="Normal"/>
        <w:rPr/>
      </w:pPr>
      <w:r>
        <w:rPr/>
        <w:t xml:space="preserve">The use of </w:t>
      </w:r>
      <w:commentRangeStart w:id="34"/>
      <w:r>
        <w:rPr/>
        <w:t>ship</w:t>
      </w:r>
      <w:del w:id="223" w:author="Guillermo" w:date="2017-07-31T19:00:00Z">
        <w:r>
          <w:rPr/>
          <w:delText>-</w:delText>
        </w:r>
      </w:del>
      <w:r>
        <w:rPr/>
        <w:t>board</w:t>
      </w:r>
      <w:r>
        <w:rPr/>
      </w:r>
      <w:commentRangeEnd w:id="34"/>
      <w:r>
        <w:commentReference w:id="34"/>
      </w:r>
      <w:r>
        <w:rPr/>
        <w:t xml:space="preserve"> radiometers to established retrieval uncertainties provides the pathway for ensuring the MODIS and VIIRS SST</w:t>
      </w:r>
      <w:r>
        <w:rPr>
          <w:vertAlign w:val="subscript"/>
          <w:rPrChange w:id="0" w:author="Guillermo" w:date="2017-07-31T19:01:00Z"/>
        </w:rPr>
        <w:t>skin</w:t>
      </w:r>
      <w:r>
        <w:rPr/>
        <w:t xml:space="preserve"> fields are suitable for climate research and other applications. (</w:t>
      </w:r>
      <w:r>
        <w:rPr/>
      </w:r>
      <w:r>
        <w:fldChar w:fldCharType="end"/>
      </w:r>
      <w:r>
        <w:fldChar w:fldCharType="begin"/>
      </w:r>
      <w:r>
        <w:instrText>ADDIN EN.CITE.DATA</w:instrText>
      </w:r>
      <w:r>
        <w:fldChar w:fldCharType="separate"/>
      </w:r>
      <w:bookmarkStart w:id="136" w:name="__Fieldmark__8040_2120427496"/>
      <w:bookmarkStart w:id="137" w:name="__Fieldmark__8041_2120427496"/>
      <w:bookmarkEnd w:id="137"/>
      <w:r>
        <w:rPr/>
        <w:t>Minnett and Corlett, 2012; World Meteorological Organisation and Bureau Internationale de Poids et Mesures, 2010</w:t>
      </w:r>
      <w:r>
        <w:rPr/>
      </w:r>
      <w:r>
        <w:fldChar w:fldCharType="end"/>
      </w:r>
      <w:hyperlink w:anchor="_ENREF_33">
        <w:bookmarkEnd w:id="136"/>
        <w:r>
          <w:rPr>
            <w:webHidden/>
            <w:b/>
            <w:bCs/>
          </w:rPr>
          <w:t>).</w:t>
        </w:r>
      </w:hyperlink>
    </w:p>
    <w:p>
      <w:pPr>
        <w:pStyle w:val="Heading2"/>
        <w:numPr>
          <w:ilvl w:val="1"/>
          <w:numId w:val="2"/>
        </w:numPr>
        <w:rPr/>
      </w:pPr>
      <w:bookmarkStart w:id="138" w:name="_Toc488851833"/>
      <w:bookmarkEnd w:id="138"/>
      <w:r>
        <w:rPr/>
        <w:t>Analysis approach</w:t>
      </w:r>
    </w:p>
    <w:p>
      <w:pPr>
        <w:pStyle w:val="Normal"/>
        <w:rPr/>
      </w:pPr>
      <w:r>
        <w:rPr/>
        <w:t>A major effort will be directed to the continuing development of the MUDBs</w:t>
      </w:r>
      <w:ins w:id="225" w:author="Guillermo" w:date="2017-07-31T19:02:00Z">
        <w:r>
          <w:rPr/>
          <w:t xml:space="preserve">. </w:t>
        </w:r>
      </w:ins>
      <w:del w:id="226" w:author="Guillermo" w:date="2017-07-31T19:02:00Z">
        <w:r>
          <w:rPr/>
          <w:delText xml:space="preserve">, and </w:delText>
        </w:r>
      </w:del>
      <w:ins w:id="227" w:author="Guillermo" w:date="2017-07-31T19:02:00Z">
        <w:r>
          <w:rPr/>
          <w:t xml:space="preserve">Enhanced </w:t>
        </w:r>
      </w:ins>
      <w:r>
        <w:rPr/>
        <w:t xml:space="preserve">analyses of </w:t>
      </w:r>
      <w:del w:id="228" w:author="Guillermo" w:date="2017-07-31T19:02:00Z">
        <w:r>
          <w:rPr/>
          <w:delText xml:space="preserve">subsets of </w:delText>
        </w:r>
      </w:del>
      <w:r>
        <w:rPr/>
        <w:t>these</w:t>
      </w:r>
      <w:ins w:id="229" w:author="Guillermo" w:date="2017-07-31T19:02:00Z">
        <w:r>
          <w:rPr/>
          <w:t xml:space="preserve"> data</w:t>
        </w:r>
      </w:ins>
      <w:del w:id="230" w:author="Guillermo" w:date="2017-07-31T19:02:00Z">
        <w:r>
          <w:rPr/>
          <w:delText>,</w:delText>
        </w:r>
      </w:del>
      <w:r>
        <w:rPr/>
        <w:t xml:space="preserve"> using approaches already in hand, will guide </w:t>
      </w:r>
      <w:del w:id="231" w:author="Guillermo" w:date="2017-07-31T19:02:00Z">
        <w:r>
          <w:rPr/>
          <w:delText xml:space="preserve">us to </w:delText>
        </w:r>
      </w:del>
      <w:r>
        <w:rPr/>
        <w:t xml:space="preserve">algorithm improvement. Included in this </w:t>
      </w:r>
      <w:ins w:id="232" w:author="Guillermo" w:date="2017-07-31T19:02:00Z">
        <w:r>
          <w:rPr/>
          <w:t xml:space="preserve">goal </w:t>
        </w:r>
      </w:ins>
      <w:r>
        <w:rPr/>
        <w:t xml:space="preserve">is the </w:t>
      </w:r>
      <w:ins w:id="233" w:author="Guillermo" w:date="2017-07-31T19:02:00Z">
        <w:r>
          <w:rPr/>
          <w:t xml:space="preserve">implementation </w:t>
        </w:r>
      </w:ins>
      <w:del w:id="234" w:author="Guillermo" w:date="2017-07-31T19:02:00Z">
        <w:r>
          <w:rPr/>
          <w:delText xml:space="preserve">development </w:delText>
        </w:r>
      </w:del>
      <w:r>
        <w:rPr/>
        <w:t xml:space="preserve">of </w:t>
      </w:r>
      <w:ins w:id="235" w:author="Guillermo" w:date="2017-07-31T19:03:00Z">
        <w:r>
          <w:rPr/>
          <w:t xml:space="preserve">the </w:t>
        </w:r>
      </w:ins>
      <w:r>
        <w:rPr/>
        <w:t xml:space="preserve">ADTree cloud screening for MODIS data, and further refinement of the ADTree </w:t>
      </w:r>
      <w:ins w:id="236" w:author="Guillermo" w:date="2017-07-31T19:03:00Z">
        <w:r>
          <w:rPr/>
          <w:t xml:space="preserve">approach </w:t>
        </w:r>
      </w:ins>
      <w:r>
        <w:rPr/>
        <w:t xml:space="preserve">for VIIRS. </w:t>
      </w:r>
    </w:p>
    <w:p>
      <w:pPr>
        <w:pStyle w:val="Normal"/>
        <w:rPr/>
      </w:pPr>
      <w:r>
        <w:rPr/>
        <w:t xml:space="preserve">The development of rigorous assessment and representation of accuracy will also be a major </w:t>
      </w:r>
      <w:del w:id="237" w:author="Guillermo" w:date="2017-07-31T19:03:00Z">
        <w:r>
          <w:rPr/>
          <w:delText>effort</w:delText>
        </w:r>
      </w:del>
      <w:ins w:id="238" w:author="Guillermo" w:date="2017-07-31T19:03:00Z">
        <w:r>
          <w:rPr/>
          <w:t>goal</w:t>
        </w:r>
      </w:ins>
      <w:r>
        <w:rPr/>
        <w:t xml:space="preserve">. Estimates of </w:t>
      </w:r>
      <w:del w:id="239" w:author="Guillermo" w:date="2017-07-31T19:03:00Z">
        <w:r>
          <w:rPr/>
          <w:delText xml:space="preserve">some of </w:delText>
        </w:r>
      </w:del>
      <w:r>
        <w:rPr/>
        <w:t xml:space="preserve">the </w:t>
      </w:r>
      <w:ins w:id="240" w:author="Guillermo" w:date="2017-07-31T19:04:00Z">
        <w:r>
          <w:rPr/>
          <w:t xml:space="preserve">various </w:t>
        </w:r>
      </w:ins>
      <w:r>
        <w:rPr/>
        <w:t xml:space="preserve">contributions to the errors and uncertainties </w:t>
      </w:r>
      <w:ins w:id="241" w:author="Guillermo" w:date="2017-07-31T19:04:00Z">
        <w:r>
          <w:rPr/>
          <w:t xml:space="preserve">by various sources </w:t>
        </w:r>
      </w:ins>
      <w:r>
        <w:rPr/>
        <w:t>can be made from analyses of subsets of the MUDBs, and others can be taken from the literature; an example being a recently published error budget of the ISAR (</w:t>
      </w:r>
      <w:r>
        <w:fldChar w:fldCharType="begin"/>
      </w:r>
      <w:r>
        <w:instrText>ADDIN EN.CITE &lt;EndNote&gt;&lt;Cite&gt;&lt;Author&gt;Wimmer&lt;/Author&gt;&lt;Year&gt;2016&lt;/Year&gt;&lt;RecNum&gt;4575&lt;/RecNum&gt;&lt;DisplayText&gt;Wimmer and Robinson, 2016&lt;/DisplayText&gt;&lt;record&gt;&lt;rec-number&gt;4575&lt;/rec-number&gt;&lt;foreign-keys&gt;&lt;key app="EN" db-id="5apr590ftef55zea20spppw6srsvdvdazzer" timestamp="1479244093"&gt;4575&lt;/key&gt;&lt;/foreign-keys&gt;&lt;ref-type name="Journal Article"&gt;17&lt;/ref-type&gt;&lt;contributors&gt;&lt;authors&gt;&lt;author&gt;Werenfrid Wimmer&lt;/author&gt;&lt;author&gt;Ian S. Robinson&lt;/author&gt;&lt;/authors&gt;&lt;/contributors&gt;&lt;titles&gt;&lt;title&gt;The ISAR Instrument Uncertainty Model&lt;/title&gt;&lt;secondary-title&gt;Journal of Atmospheric and Oceanic Technology&lt;/secondary-title&gt;&lt;/titles&gt;&lt;periodical&gt;&lt;full-title&gt;Journal of Atmospheric and Oceanic Technology&lt;/full-title&gt;&lt;/periodical&gt;&lt;pages&gt;2415-2433&lt;/pages&gt;&lt;volume&gt;33&lt;/volume&gt;&lt;number&gt;11&lt;/number&gt;&lt;keywords&gt;&lt;keyword&gt;Ocean circulation,Thermocline circulation,Topographic effects,General circulation models&lt;/keyword&gt;&lt;/keywords&gt;&lt;dates&gt;&lt;year&gt;2016&lt;/year&gt;&lt;/dates&gt;&lt;urls&gt;&lt;related-urls&gt;&lt;url&gt;http://journals.ametsoc.org/doi/abs/10.1175/JTECH-D-16-0096.1&lt;/url&gt;&lt;/related-urls&gt;&lt;/urls&gt;&lt;electronic-resource-num&gt;10.1175/jtech-d-16-0096.1&lt;/electronic-resource-num&gt;&lt;/record&gt;&lt;/Cite&gt;&lt;/EndNote&gt;</w:instrText>
      </w:r>
      <w:r>
        <w:fldChar w:fldCharType="separate"/>
      </w:r>
      <w:hyperlink w:anchor="_ENREF_48">
        <w:bookmarkStart w:id="139" w:name="__Fieldmark__8090_2120427496"/>
        <w:r>
          <w:rPr>
            <w:webHidden/>
            <w:rStyle w:val="InternetLink"/>
          </w:rPr>
          <w:t>Wimmer and Robinson, 2016</w:t>
        </w:r>
        <w:r>
          <w:rPr>
            <w:rStyle w:val="InternetLink"/>
          </w:rPr>
        </w:r>
      </w:hyperlink>
      <w:bookmarkEnd w:id="139"/>
      <w:r>
        <w:rPr/>
        <w:t>). Information about MODIS and VIIRS measurement accuracy is available in papers published by the MODIS and VIIRS Characterization Support Teams at NASA and, for VIIRS by colleagues at NOAA.</w:t>
      </w:r>
      <w:r>
        <w:fldChar w:fldCharType="end"/>
      </w:r>
    </w:p>
    <w:p>
      <w:pPr>
        <w:pStyle w:val="Heading1"/>
        <w:numPr>
          <w:ilvl w:val="0"/>
          <w:numId w:val="2"/>
        </w:numPr>
        <w:rPr/>
      </w:pPr>
      <w:bookmarkStart w:id="140" w:name="_Toc488851835"/>
      <w:bookmarkEnd w:id="140"/>
      <w:r>
        <w:rPr/>
        <w:t>Work Plan</w:t>
      </w:r>
    </w:p>
    <w:p>
      <w:pPr>
        <w:pStyle w:val="Normal"/>
        <w:rPr/>
      </w:pPr>
      <w:r>
        <w:rPr>
          <w:highlight w:val="yellow"/>
        </w:rPr>
        <w:t>All three years – work very hard. We know what needs to be done.</w:t>
      </w:r>
    </w:p>
    <w:p>
      <w:pPr>
        <w:pStyle w:val="Heading1"/>
        <w:numPr>
          <w:ilvl w:val="0"/>
          <w:numId w:val="2"/>
        </w:numPr>
        <w:rPr/>
      </w:pPr>
      <w:bookmarkStart w:id="141" w:name="_Toc360311601"/>
      <w:bookmarkStart w:id="142" w:name="_Toc356054161"/>
      <w:bookmarkStart w:id="143" w:name="_Toc488851836"/>
      <w:r>
        <w:rPr/>
        <w:t>Impact of proposed work to the state of knowledge in the field</w:t>
      </w:r>
      <w:bookmarkEnd w:id="141"/>
      <w:bookmarkEnd w:id="142"/>
      <w:bookmarkEnd w:id="143"/>
      <w:r>
        <w:rPr/>
        <w:t xml:space="preserve"> </w:t>
      </w:r>
    </w:p>
    <w:p>
      <w:pPr>
        <w:pStyle w:val="Normal"/>
        <w:rPr/>
      </w:pPr>
      <w:r>
        <w:rPr>
          <w:color w:val="0070C0"/>
        </w:rPr>
        <w:t>By continuing to facilitate the accurate SST retrievals from MODIS, the proposed research is aimed at improving our understanding of the role of the oceans in the climate system. In recent years it has become increasingly apparent that users of satellite-derived variables, especially those involved in studies of the climate system, require good estimates of the uncertainties in the satellite retrievals, and the dependences of these uncertainties on other environmental (or instrumental) factors, especially if there is a risk of correlated errors. The use of ship-board radiometers, with SI-traceable calibration, in the validation of the satellite retrievals of SST provides a pathway to the generation of SST CDRs (</w:t>
      </w:r>
      <w:r>
        <w:fldChar w:fldCharType="begin"/>
      </w:r>
      <w:r>
        <w:instrText>ADDIN EN.CITE &lt;EndNote&gt;&lt;Cite&gt;&lt;Author&gt;Minnett&lt;/Author&gt;&lt;Year&gt;2012&lt;/Year&gt;&lt;RecNum&gt;2580&lt;/RecNum&gt;&lt;DisplayText&gt;Minnett and Corlett, 2012&lt;/DisplayText&gt;&lt;record&gt;&lt;rec-number&gt;2580&lt;/rec-number&gt;&lt;foreign-keys&gt;&lt;key app="EN" db-id="5apr590ftef55zea20spppw6srsvdvdazzer" timestamp="1419378184"&gt;2580&lt;/key&gt;&lt;key app="ENWeb" db-id=""&gt;0&lt;/key&gt;&lt;/foreign-keys&gt;&lt;ref-type name="Journal Article"&gt;17&lt;/ref-type&gt;&lt;contributors&gt;&lt;authors&gt;&lt;author&gt;Minnett, Peter J.&lt;/author&gt;&lt;author&gt;Corlett, Gary K.&lt;/author&gt;&lt;/authors&gt;&lt;/contributors&gt;&lt;titles&gt;&lt;title&gt;A pathway to generating Climate Data Records of sea-surface temperature from satellite measurements&lt;/title&gt;&lt;secondary-title&gt;Deep Sea Research Part II: Topical Studies in Oceanography&lt;/secondary-title&gt;&lt;/titles&gt;&lt;periodical&gt;&lt;full-title&gt;Deep Sea Research Part II: Topical Studies in Oceanography&lt;/full-title&gt;&lt;/periodical&gt;&lt;pages&gt;44-51&lt;/pages&gt;&lt;volume&gt;77–80&lt;/volume&gt;&lt;number&gt;0&lt;/number&gt;&lt;keywords&gt;&lt;keyword&gt;Sea-surface temperature&lt;/keyword&gt;&lt;keyword&gt;Climate Data Records&lt;/keyword&gt;&lt;keyword&gt;Satellite radiometry&lt;/keyword&gt;&lt;keyword&gt;Thermal skin effect&lt;/keyword&gt;&lt;keyword&gt;Electromagnetic skin effect&lt;/keyword&gt;&lt;keyword&gt;SI traceability&lt;/keyword&gt;&lt;/keywords&gt;&lt;dates&gt;&lt;year&gt;2012&lt;/year&gt;&lt;/dates&gt;&lt;isbn&gt;0967-0645&lt;/isbn&gt;&lt;urls&gt;&lt;related-urls&gt;&lt;url&gt;http://www.sciencedirect.com/science/article/pii/S0967064512000513&lt;/url&gt;&lt;/related-urls&gt;&lt;/urls&gt;&lt;electronic-resource-num&gt;10.1016/j.dsr2.2012.04.003&lt;/electronic-resource-num&gt;&lt;/record&gt;&lt;/Cite&gt;&lt;/EndNote&gt;</w:instrText>
      </w:r>
      <w:r>
        <w:fldChar w:fldCharType="separate"/>
      </w:r>
      <w:hyperlink w:anchor="_ENREF_33">
        <w:bookmarkStart w:id="144" w:name="__Fieldmark__8115_2120427496"/>
        <w:r>
          <w:rPr>
            <w:webHidden/>
            <w:rStyle w:val="InternetLink"/>
            <w:color w:val="0070C0"/>
          </w:rPr>
          <w:t>Minnett and Corlett, 2012</w:t>
        </w:r>
        <w:r>
          <w:rPr>
            <w:rStyle w:val="InternetLink"/>
            <w:color w:val="0070C0"/>
          </w:rPr>
        </w:r>
      </w:hyperlink>
      <w:bookmarkEnd w:id="144"/>
      <w:r>
        <w:rPr>
          <w:color w:val="0070C0"/>
        </w:rPr>
        <w:t xml:space="preserve">). </w:t>
      </w:r>
      <w:r>
        <w:fldChar w:fldCharType="end"/>
      </w:r>
    </w:p>
    <w:p>
      <w:pPr>
        <w:pStyle w:val="Heading1"/>
        <w:numPr>
          <w:ilvl w:val="0"/>
          <w:numId w:val="2"/>
        </w:numPr>
        <w:rPr/>
      </w:pPr>
      <w:bookmarkStart w:id="145" w:name="_Toc488851837"/>
      <w:bookmarkStart w:id="146" w:name="_Toc360311602"/>
      <w:bookmarkEnd w:id="145"/>
      <w:bookmarkEnd w:id="146"/>
      <w:r>
        <w:rPr/>
        <w:t>Related research</w:t>
      </w:r>
    </w:p>
    <w:p>
      <w:pPr>
        <w:pStyle w:val="Normal"/>
        <w:rPr>
          <w:color w:val="0070C0"/>
        </w:rPr>
      </w:pPr>
      <w:r>
        <w:rPr>
          <w:color w:val="0070C0"/>
        </w:rPr>
        <w:t>This research extends a long history at RSMAS and elsewhere of the PI and Co-Is of studies in improving the retrieval accuracies of IR-derived SSTs. Our contributions include the AVHRR SST Pathfinder Program, the MODIS SST retrievals, and the VIIRS SSTs. These satellite retrieval activities, which include improving the statistical atmospheric correction algorithms and the validation of the retrievals using a variety of independent fields and measurements, are currently active</w:t>
      </w:r>
      <w:r>
        <w:rPr>
          <w:i/>
          <w:color w:val="0070C0"/>
        </w:rPr>
        <w:t xml:space="preserve"> </w:t>
      </w:r>
      <w:r>
        <w:rPr>
          <w:color w:val="0070C0"/>
        </w:rPr>
        <w:t xml:space="preserve">(see the Current Support listed in Section 10 below) and supported by NASA and NOAA. The proposed research is facilitated by experience with and access to the data bases that have been generated with NASA support over a decade. </w:t>
      </w:r>
    </w:p>
    <w:p>
      <w:pPr>
        <w:pStyle w:val="Normal"/>
        <w:rPr>
          <w:color w:val="0070C0"/>
        </w:rPr>
      </w:pPr>
      <w:r>
        <w:rPr>
          <w:color w:val="0070C0"/>
        </w:rPr>
        <w:t xml:space="preserve">A series of international infrared radiometry workshops have been hosted by the PI at RSMAS involving experts from NIST. A fourth workshop was held under the auspices of the </w:t>
      </w:r>
      <w:r>
        <w:rPr>
          <w:iCs/>
          <w:color w:val="0070C0"/>
        </w:rPr>
        <w:t>Infrared and Visible Optical Sensors Subgroup (IVOS) of the WGCV, the CEOS Working Group on Calibration and Validation, c</w:t>
      </w:r>
      <w:r>
        <w:rPr>
          <w:color w:val="0070C0"/>
        </w:rPr>
        <w:t>haired by Dr Nigel Fox of the UK National Physical Laboratory.</w:t>
      </w:r>
    </w:p>
    <w:p>
      <w:pPr>
        <w:pStyle w:val="Normal"/>
        <w:rPr>
          <w:color w:val="0070C0"/>
          <w:lang w:val="nb-NO"/>
        </w:rPr>
      </w:pPr>
      <w:r>
        <w:rPr>
          <w:color w:val="0070C0"/>
        </w:rPr>
        <w:t>As with the original M-AERI, the 2</w:t>
      </w:r>
      <w:r>
        <w:rPr>
          <w:color w:val="0070C0"/>
          <w:vertAlign w:val="superscript"/>
        </w:rPr>
        <w:t>nd</w:t>
      </w:r>
      <w:r>
        <w:rPr>
          <w:color w:val="0070C0"/>
        </w:rPr>
        <w:t xml:space="preserve"> generation M-AERI was developed with NASA funding. The ISARs that also contribute to the MUDBs were developed with NOPP funding. </w:t>
      </w:r>
    </w:p>
    <w:p>
      <w:pPr>
        <w:pStyle w:val="Heading1"/>
        <w:numPr>
          <w:ilvl w:val="0"/>
          <w:numId w:val="2"/>
        </w:numPr>
        <w:rPr/>
      </w:pPr>
      <w:r>
        <w:rPr/>
        <w:t xml:space="preserve"> </w:t>
      </w:r>
      <w:bookmarkStart w:id="147" w:name="_Toc356054164"/>
      <w:bookmarkStart w:id="148" w:name="_Toc360311603"/>
      <w:bookmarkStart w:id="149" w:name="_Toc488851838"/>
      <w:r>
        <w:rPr/>
        <w:t>Relevance of proposed work to NASA programs</w:t>
      </w:r>
      <w:bookmarkEnd w:id="148"/>
      <w:bookmarkEnd w:id="149"/>
      <w:bookmarkEnd w:id="147"/>
      <w:r>
        <w:rPr/>
        <w:t xml:space="preserve"> </w:t>
      </w:r>
    </w:p>
    <w:p>
      <w:pPr>
        <w:pStyle w:val="Normal"/>
        <w:rPr/>
      </w:pPr>
      <w:r>
        <w:rPr>
          <w:color w:val="0070C0"/>
        </w:rPr>
        <w:t>The proposed research is directly relevant to priority research activities discussed in the White Paper for the OceanObs’09 conference dealing with sea-surface temperature (</w:t>
      </w:r>
      <w:r>
        <w:fldChar w:fldCharType="begin"/>
      </w:r>
      <w:r>
        <w:instrText>ADDIN EN.CITE &lt;EndNote&gt;&lt;Cite&gt;&lt;Author&gt;Donlon&lt;/Author&gt;&lt;Year&gt;2010&lt;/Year&gt;&lt;RecNum&gt;2593&lt;/RecNum&gt;&lt;DisplayText&gt;Donlon et al., 2010&lt;/DisplayText&gt;&lt;record&gt;&lt;rec-number&gt;2593&lt;/rec-number&gt;&lt;foreign-keys&gt;&lt;key app="EN" db-id="5apr590ftef55zea20spppw6srsvdvdazzer" timestamp="1419378179"&gt;2593&lt;/key&gt;&lt;key app="ENWeb" db-id=""&gt;0&lt;/key&gt;&lt;/foreign-keys&gt;&lt;ref-type name="Conference Paper"&gt;47&lt;/ref-type&gt;&lt;contributors&gt;&lt;authors&gt;&lt;author&gt;Donlon, C. J. &lt;/author&gt;&lt;author&gt;K. S Casey, &lt;/author&gt;&lt;author&gt;C. Gentemann, &lt;/author&gt;&lt;author&gt;P. LeBorgne, &lt;/author&gt;&lt;author&gt;I. S. Robinson, &lt;/author&gt;&lt;author&gt;R. W Reynolds, &lt;/author&gt;&lt;author&gt;C. Merchant,&lt;/author&gt;&lt;author&gt;D. Llewellyn-Jones, &lt;/author&gt;&lt;author&gt;P. J. Minnett, &lt;/author&gt;&lt;author&gt;J. F. Piolle, &lt;/author&gt;&lt;author&gt;P. Cornillon, &lt;/author&gt;&lt;author&gt;N. Rayner, &lt;/author&gt;&lt;author&gt;T. Brandon, &lt;/author&gt;&lt;author&gt;J. Vazquez,&lt;/author&gt;&lt;author&gt;E. Armstrong,&lt;/author&gt;&lt;author&gt;H. Beggs,&lt;/author&gt;&lt;author&gt;I. Barton,&lt;/author&gt;&lt;author&gt;G. Wick, &lt;/author&gt;&lt;author&gt;S. Castro, &lt;/author&gt;&lt;author&gt;J. Hoeyer, &lt;/author&gt;&lt;author&gt;D. May, &lt;/author&gt;&lt;author&gt;O. Arino, &lt;/author&gt;&lt;author&gt;D. J. Poulter, &lt;/author&gt;&lt;author&gt;R. Evans, &lt;/author&gt;&lt;author&gt;C. T. Mutlow, &lt;/author&gt;&lt;author&gt;A. W. Bingham&lt;/author&gt;&lt;author&gt;A. Harris.&lt;/author&gt;&lt;/authors&gt;&lt;secondary-authors&gt;&lt;author&gt;Hall, J., Harrison, D.E. &amp;amp; Stammer, D.&lt;/author&gt;&lt;/secondary-authors&gt;&lt;/contributors&gt;&lt;titles&gt;&lt;title&gt;Successes and Challenges for the Modern Sea Surface Temperature Observing System&lt;/title&gt;&lt;secondary-title&gt;OceanObs’09: Sustained Ocean Observations and Information for Society &lt;/secondary-title&gt;&lt;/titles&gt;&lt;volume&gt;ESA Publication WPP-306&lt;/volume&gt;&lt;dates&gt;&lt;year&gt;2010&lt;/year&gt;&lt;/dates&gt;&lt;pub-location&gt;Venice, Italy&lt;/pub-location&gt;&lt;publisher&gt;ESA&lt;/publisher&gt;&lt;urls&gt;&lt;/urls&gt;&lt;electronic-resource-num&gt;doi:10.5270/OceanObs09.cwp.24&lt;/electronic-resource-num&gt;&lt;/record&gt;&lt;/Cite&gt;&lt;/EndNote&gt;</w:instrText>
      </w:r>
      <w:r>
        <w:fldChar w:fldCharType="separate"/>
      </w:r>
      <w:hyperlink w:anchor="_ENREF_10">
        <w:bookmarkStart w:id="150" w:name="__Fieldmark__8154_2120427496"/>
        <w:r>
          <w:rPr>
            <w:webHidden/>
            <w:rStyle w:val="InternetLink"/>
            <w:color w:val="0070C0"/>
          </w:rPr>
          <w:t>Donlon et al., 2010</w:t>
        </w:r>
        <w:r>
          <w:rPr>
            <w:rStyle w:val="InternetLink"/>
            <w:color w:val="0070C0"/>
          </w:rPr>
        </w:r>
      </w:hyperlink>
      <w:bookmarkEnd w:id="150"/>
      <w:r>
        <w:rPr>
          <w:color w:val="0070C0"/>
        </w:rPr>
        <w:t>)</w:t>
      </w:r>
      <w:r>
        <w:fldChar w:fldCharType="end"/>
      </w:r>
      <w:r>
        <w:rPr>
          <w:rStyle w:val="FootnoteAnchor"/>
          <w:color w:val="0070C0"/>
        </w:rPr>
        <w:footnoteReference w:id="5"/>
      </w:r>
      <w:r>
        <w:rPr>
          <w:color w:val="0070C0"/>
        </w:rPr>
        <w:t xml:space="preserve"> which urges research into improved satellite SST retrievals and better estimation of the associated uncertainties. The proposed research is also directed at improving the uncertainty budgets of satellite-derived SSTs as presented in the NASA Interim SST Science Team White Paper (</w:t>
      </w:r>
      <w:r>
        <w:fldChar w:fldCharType="begin"/>
      </w:r>
      <w:r>
        <w:instrText>ADDIN EN.CITE &lt;EndNote&gt;&lt;Cite&gt;&lt;Author&gt;ISSTST&lt;/Author&gt;&lt;Year&gt;2010&lt;/Year&gt;&lt;RecNum&gt;2696&lt;/RecNum&gt;&lt;DisplayText&gt;ISSTST, 2010&lt;/DisplayText&gt;&lt;record&gt;&lt;rec-number&gt;2696&lt;/rec-number&gt;&lt;foreign-keys&gt;&lt;key app="EN" db-id="5apr590ftef55zea20spppw6srsvdvdazzer"&gt;2696&lt;/key&gt;&lt;/foreign-keys&gt;&lt;ref-type name="Report"&gt;27&lt;/ref-type&gt;&lt;contributors&gt;&lt;authors&gt;&lt;author&gt;ISSTST&lt;/author&gt;&lt;/authors&gt;&lt;/contributors&gt;&lt;titles&gt;&lt;title&gt;Sea Surface Temperature Error Budget: White Paper. Written by the Interim Sea Surface Temperature Science Team.&lt;/title&gt;&lt;/titles&gt;&lt;dates&gt;&lt;year&gt;2010&lt;/year&gt;&lt;/dates&gt;&lt;urls&gt;&lt;related-urls&gt;&lt;url&gt;http://www.google.com/url?sa=t&amp;amp;rct=j&amp;amp;q=&amp;amp;esrc=s&amp;amp;source=web&amp;amp;cd=2&amp;amp;cad=rja&amp;amp;ved=0CDgQFjAB&amp;amp;url=http%3A%2F%2Frainbow.ldeo.columbia.edu%2F~alexeyk%2FPapers%2FSST_Error_Budget_White_Paper_Final.pdf&amp;amp;ei=U1qSUeWDGYK08ASguoBo&amp;amp;usg=AFQjCNHNw1q35FObBPaCpA57HfDE3H8LDg&amp;amp;sig2=CZgyjK1KZVoHx9J8pnlUiw&amp;amp;bvm=bv.46471029,d.eWU&lt;/url&gt;&lt;/related-urls&gt;&lt;/urls&gt;&lt;/record&gt;&lt;/Cite&gt;&lt;/EndNote&gt;</w:instrText>
      </w:r>
      <w:r>
        <w:fldChar w:fldCharType="separate"/>
      </w:r>
      <w:hyperlink w:anchor="_ENREF_20">
        <w:bookmarkStart w:id="151" w:name="__Fieldmark__8172_2120427496"/>
        <w:r>
          <w:rPr>
            <w:webHidden/>
            <w:rStyle w:val="InternetLink"/>
            <w:color w:val="0070C0"/>
          </w:rPr>
          <w:t>ISSTST, 2010</w:t>
        </w:r>
        <w:r>
          <w:rPr>
            <w:rStyle w:val="InternetLink"/>
            <w:color w:val="0070C0"/>
          </w:rPr>
        </w:r>
      </w:hyperlink>
      <w:bookmarkEnd w:id="151"/>
      <w:r>
        <w:rPr>
          <w:color w:val="0070C0"/>
        </w:rPr>
        <w:t xml:space="preserve">). </w:t>
      </w:r>
      <w:r>
        <w:fldChar w:fldCharType="end"/>
      </w:r>
    </w:p>
    <w:p>
      <w:pPr>
        <w:pStyle w:val="Heading1"/>
        <w:numPr>
          <w:ilvl w:val="0"/>
          <w:numId w:val="2"/>
        </w:numPr>
        <w:rPr/>
      </w:pPr>
      <w:bookmarkStart w:id="152" w:name="_Toc356054166"/>
      <w:bookmarkStart w:id="153" w:name="_Toc360311605"/>
      <w:bookmarkStart w:id="154" w:name="_Toc488851839"/>
      <w:r>
        <w:rPr/>
        <w:t>Data Management and stewardship.</w:t>
      </w:r>
      <w:bookmarkEnd w:id="154"/>
      <w:bookmarkEnd w:id="152"/>
      <w:bookmarkEnd w:id="153"/>
      <w:r>
        <w:rPr/>
        <w:t xml:space="preserve"> </w:t>
      </w:r>
    </w:p>
    <w:p>
      <w:pPr>
        <w:pStyle w:val="Normal"/>
        <w:rPr/>
      </w:pPr>
      <w:r>
        <w:rPr/>
        <w:t xml:space="preserve">Collaboration with NASA efforts: As evidence of knowledge sharing, the RSMAS group works closely with the </w:t>
      </w:r>
      <w:commentRangeStart w:id="35"/>
      <w:r>
        <w:rPr/>
        <w:t xml:space="preserve">Ocean Biology Processing Group (OGPB) </w:t>
      </w:r>
      <w:r>
        <w:rPr/>
      </w:r>
      <w:commentRangeEnd w:id="35"/>
      <w:r>
        <w:commentReference w:id="35"/>
      </w:r>
      <w:r>
        <w:rPr/>
        <w:t>at NASA Goddard Space Flight Center by supplying the atmospheric correction algorithms which are then used for the routine production and dissemination of SST</w:t>
      </w:r>
      <w:r>
        <w:rPr>
          <w:vertAlign w:val="subscript"/>
        </w:rPr>
        <w:t>skin</w:t>
      </w:r>
      <w:r>
        <w:rPr/>
        <w:t xml:space="preserve"> from MODIS and VIIRS through the OGPB web interface of their data server</w:t>
      </w:r>
      <w:r>
        <w:rPr>
          <w:rStyle w:val="FootnoteAnchor"/>
        </w:rPr>
        <w:footnoteReference w:id="6"/>
      </w:r>
      <w:r>
        <w:rPr/>
        <w:t>. The MODIS and VIIRS SST</w:t>
      </w:r>
      <w:r>
        <w:rPr>
          <w:vertAlign w:val="subscript"/>
        </w:rPr>
        <w:t>skin</w:t>
      </w:r>
      <w:r>
        <w:rPr/>
        <w:t xml:space="preserve"> files from the OBPG are also sent to the GHRSST GDAC (Global Data Assembly Center</w:t>
      </w:r>
      <w:r>
        <w:rPr>
          <w:rStyle w:val="FootnoteAnchor"/>
        </w:rPr>
        <w:footnoteReference w:id="7"/>
      </w:r>
      <w:r>
        <w:rPr/>
        <w:t>) at the JPL PO.DAAC</w:t>
      </w:r>
      <w:ins w:id="242" w:author="Guillermo" w:date="2017-07-31T19:05:00Z">
        <w:r>
          <w:rPr/>
          <w:t>,</w:t>
        </w:r>
      </w:ins>
      <w:r>
        <w:rPr/>
        <w:t xml:space="preserve"> where the file contents are augmented with ancillary data and reformatted into netCDF in the standardized GHRSST L2P (Level 2 Pre-processed) for distribution to the user community. After 28 days</w:t>
      </w:r>
      <w:ins w:id="243" w:author="Guillermo" w:date="2017-07-31T19:06:00Z">
        <w:r>
          <w:rPr/>
          <w:t>,</w:t>
        </w:r>
      </w:ins>
      <w:r>
        <w:rPr/>
        <w:t xml:space="preserve"> these files are sent to the GHRSST LTSRF (Long Term Stewardship and Reanalysis Facility</w:t>
      </w:r>
      <w:r>
        <w:rPr>
          <w:rStyle w:val="FootnoteAnchor"/>
        </w:rPr>
        <w:footnoteReference w:id="8"/>
      </w:r>
      <w:r>
        <w:rPr/>
        <w:t xml:space="preserve">) at </w:t>
      </w:r>
      <w:del w:id="244" w:author="Guillermo" w:date="2017-07-31T19:06:00Z">
        <w:r>
          <w:rPr/>
          <w:delText xml:space="preserve">the </w:delText>
        </w:r>
      </w:del>
      <w:r>
        <w:rPr/>
        <w:t>NOAA's National Centers for Environmental Information (NCEI) for distribution to users and perpetual stewardship.</w:t>
      </w:r>
    </w:p>
    <w:p>
      <w:pPr>
        <w:pStyle w:val="Normal"/>
        <w:rPr/>
      </w:pPr>
      <w:del w:id="245" w:author="Guillermo" w:date="2017-07-31T19:06:00Z">
        <w:r>
          <w:rPr/>
          <w:delText xml:space="preserve"> </w:delText>
        </w:r>
      </w:del>
      <w:r>
        <w:rPr/>
        <w:t xml:space="preserve">There are several metrics for assessing the utility of the MODIS data files, but three commonly used ones </w:t>
      </w:r>
      <w:ins w:id="246" w:author="Guillermo" w:date="2017-07-31T19:07:00Z">
        <w:r>
          <w:rPr/>
          <w:t xml:space="preserve">– numbers of files and data volumes downloaded, number of users –  </w:t>
        </w:r>
      </w:ins>
      <w:r>
        <w:rPr/>
        <w:t>are show</w:t>
      </w:r>
      <w:ins w:id="247" w:author="Guillermo" w:date="2017-07-31T19:07:00Z">
        <w:r>
          <w:rPr/>
          <w:t>n</w:t>
        </w:r>
      </w:ins>
      <w:r>
        <w:rPr/>
        <w:t xml:space="preserve"> in Table 2 for </w:t>
      </w:r>
      <w:commentRangeStart w:id="36"/>
      <w:r>
        <w:rPr/>
        <w:t>the last year</w:t>
      </w:r>
      <w:r>
        <w:rPr/>
      </w:r>
      <w:commentRangeEnd w:id="36"/>
      <w:r>
        <w:commentReference w:id="36"/>
      </w:r>
      <w:r>
        <w:rPr/>
        <w:t xml:space="preserve">. These statistics are for L2P files, and do not include files included MODIS SSTs merged with others, such MUR (Multi-scale Ultrahigh Resolution SST; </w:t>
      </w:r>
      <w:r>
        <w:fldChar w:fldCharType="begin"/>
      </w:r>
      <w:r>
        <w:instrText>ADDIN EN.CITE &lt;EndNote&gt;&lt;Cite&gt;&lt;Author&gt;Chin&lt;/Author&gt;&lt;Year&gt;2013&lt;/Year&gt;&lt;RecNum&gt;4474&lt;/RecNum&gt;&lt;DisplayText&gt;Chin et al., 2013&lt;/DisplayText&gt;&lt;record&gt;&lt;rec-number&gt;4474&lt;/rec-number&gt;&lt;foreign-keys&gt;&lt;key app="EN" db-id="5apr590ftef55zea20spppw6srsvdvdazzer" timestamp="1474816275"&gt;4474&lt;/key&gt;&lt;/foreign-keys&gt;&lt;ref-type name="Report"&gt;27&lt;/ref-type&gt;&lt;contributors&gt;&lt;authors&gt;&lt;author&gt;Chin, TM&lt;/author&gt;&lt;author&gt;Vazquez, J&lt;/author&gt;&lt;author&gt;Armstrong, E&lt;/author&gt;&lt;/authors&gt;&lt;/contributors&gt;&lt;titles&gt;&lt;title&gt;Algorithm Theoretic Basis Document: Multi-scale, motion-compensated analysis of sea surface temperature Version 1.3&lt;/title&gt;&lt;/titles&gt;&lt;pages&gt;13&lt;/pages&gt;&lt;dates&gt;&lt;year&gt;2013&lt;/year&gt;&lt;/dates&gt;&lt;urls&gt;&lt;related-urls&gt;&lt;url&gt;ftp://mariana.jpl.nasa.gov/mur_sst/tmchin/docs/ATBD/atbd_1.1.pdf&lt;/url&gt;&lt;/related-urls&gt;&lt;/urls&gt;&lt;/record&gt;&lt;/Cite&gt;&lt;/EndNote&gt;</w:instrText>
      </w:r>
      <w:r>
        <w:fldChar w:fldCharType="separate"/>
      </w:r>
      <w:hyperlink w:anchor="_ENREF_8">
        <w:bookmarkStart w:id="155" w:name="__Fieldmark__8263_2120427496"/>
        <w:r>
          <w:rPr>
            <w:webHidden/>
            <w:rStyle w:val="InternetLink"/>
          </w:rPr>
          <w:t>Chin et al., 2013</w:t>
        </w:r>
        <w:r>
          <w:rPr>
            <w:rStyle w:val="InternetLink"/>
          </w:rPr>
        </w:r>
      </w:hyperlink>
      <w:bookmarkEnd w:id="155"/>
      <w:r>
        <w:rPr/>
        <w:t>) and the IR-microwave SSTs generated by Remote Sensing Systems</w:t>
      </w:r>
      <w:r>
        <w:fldChar w:fldCharType="end"/>
      </w:r>
      <w:r>
        <w:rPr>
          <w:rStyle w:val="FootnoteAnchor"/>
        </w:rPr>
        <w:footnoteReference w:id="9"/>
      </w:r>
      <w:r>
        <w:rPr/>
        <w:t xml:space="preserve">.  Additionally, L2 data are distributed from the OBPG and GHRSST L2P and higher level fields from the LTSRF. The dissemination of VIIRS L2P files from the PO.DAAC is getting underway, so user statistics are not available. </w:t>
      </w:r>
    </w:p>
    <w:tbl>
      <w:tblPr>
        <w:tblStyle w:val="TableGrid"/>
        <w:tblpPr w:bottomFromText="0" w:horzAnchor="text" w:leftFromText="180" w:rightFromText="180" w:tblpX="3595" w:tblpY="-29" w:topFromText="0" w:vertAnchor="text"/>
        <w:tblW w:w="5821" w:type="dxa"/>
        <w:jc w:val="left"/>
        <w:tblInd w:w="0" w:type="dxa"/>
        <w:tblCellMar>
          <w:top w:w="0" w:type="dxa"/>
          <w:left w:w="108" w:type="dxa"/>
          <w:bottom w:w="0" w:type="dxa"/>
          <w:right w:w="108" w:type="dxa"/>
        </w:tblCellMar>
        <w:tblLook w:val="04a0" w:noVBand="1" w:noHBand="0" w:lastColumn="0" w:firstColumn="1" w:lastRow="0" w:firstRow="1"/>
      </w:tblPr>
      <w:tblGrid>
        <w:gridCol w:w="2790"/>
        <w:gridCol w:w="763"/>
        <w:gridCol w:w="1079"/>
        <w:gridCol w:w="1188"/>
      </w:tblGrid>
      <w:tr>
        <w:trPr/>
        <w:tc>
          <w:tcPr>
            <w:tcW w:w="5820" w:type="dxa"/>
            <w:gridSpan w:val="4"/>
            <w:tcBorders>
              <w:top w:val="nil"/>
              <w:left w:val="nil"/>
              <w:right w:val="nil"/>
              <w:insideV w:val="nil"/>
            </w:tcBorders>
            <w:shd w:fill="auto" w:val="clear"/>
            <w:vAlign w:val="center"/>
          </w:tcPr>
          <w:p>
            <w:pPr>
              <w:pStyle w:val="Normal"/>
              <w:spacing w:before="0" w:after="0"/>
              <w:ind w:left="-105" w:hanging="0"/>
              <w:rPr>
                <w:rFonts w:eastAsia="Calibri" w:eastAsiaTheme="minorHAnsi"/>
              </w:rPr>
            </w:pPr>
            <w:r>
              <w:rPr>
                <w:rFonts w:eastAsia="Calibri" w:eastAsiaTheme="minorHAnsi"/>
              </w:rPr>
              <w:t>Table 2. Data download statistics f</w:t>
            </w:r>
            <w:del w:id="248" w:author="Guillermo" w:date="2017-07-31T18:58:00Z">
              <w:r>
                <w:rPr>
                  <w:rFonts w:eastAsia="Calibri" w:eastAsiaTheme="minorHAnsi"/>
                </w:rPr>
                <w:delText>o</w:delText>
              </w:r>
            </w:del>
            <w:r>
              <w:rPr>
                <w:rFonts w:eastAsia="Calibri" w:eastAsiaTheme="minorHAnsi"/>
              </w:rPr>
              <w:t>r</w:t>
            </w:r>
            <w:ins w:id="249" w:author="Guillermo" w:date="2017-07-31T18:58:00Z">
              <w:r>
                <w:rPr>
                  <w:rFonts w:eastAsia="Calibri" w:eastAsiaTheme="minorHAnsi"/>
                </w:rPr>
                <w:t>o</w:t>
              </w:r>
            </w:ins>
            <w:r>
              <w:rPr>
                <w:rFonts w:eastAsia="Calibri" w:eastAsiaTheme="minorHAnsi"/>
              </w:rPr>
              <w:t>m the JPL PO.DAAC for 06/2016 to 07/2017</w:t>
            </w:r>
          </w:p>
        </w:tc>
      </w:tr>
      <w:tr>
        <w:trPr/>
        <w:tc>
          <w:tcPr>
            <w:tcW w:w="2790" w:type="dxa"/>
            <w:tcBorders>
              <w:bottom w:val="single" w:sz="18" w:space="0" w:color="00000A"/>
              <w:insideH w:val="single" w:sz="18" w:space="0" w:color="00000A"/>
            </w:tcBorders>
            <w:shd w:fill="auto" w:val="clear"/>
            <w:tcMar>
              <w:left w:w="103" w:type="dxa"/>
            </w:tcMar>
            <w:vAlign w:val="center"/>
          </w:tcPr>
          <w:p>
            <w:pPr>
              <w:pStyle w:val="Normal"/>
              <w:spacing w:before="0" w:after="0"/>
              <w:jc w:val="center"/>
              <w:rPr>
                <w:rFonts w:eastAsia="Calibri" w:eastAsiaTheme="minorHAnsi"/>
              </w:rPr>
            </w:pPr>
            <w:r>
              <w:rPr>
                <w:rFonts w:eastAsia="Calibri" w:eastAsiaTheme="minorHAnsi"/>
              </w:rPr>
              <w:t>Data Set</w:t>
            </w:r>
          </w:p>
        </w:tc>
        <w:tc>
          <w:tcPr>
            <w:tcW w:w="763" w:type="dxa"/>
            <w:tcBorders>
              <w:bottom w:val="single" w:sz="18" w:space="0" w:color="00000A"/>
              <w:insideH w:val="single" w:sz="18" w:space="0" w:color="00000A"/>
            </w:tcBorders>
            <w:shd w:fill="auto" w:val="clear"/>
            <w:tcMar>
              <w:left w:w="103" w:type="dxa"/>
            </w:tcMar>
            <w:vAlign w:val="center"/>
          </w:tcPr>
          <w:p>
            <w:pPr>
              <w:pStyle w:val="Normal"/>
              <w:spacing w:before="0" w:after="0"/>
              <w:jc w:val="center"/>
              <w:rPr>
                <w:rFonts w:eastAsia="Calibri" w:eastAsiaTheme="minorHAnsi"/>
              </w:rPr>
            </w:pPr>
            <w:r>
              <w:rPr>
                <w:rFonts w:eastAsia="Calibri" w:eastAsiaTheme="minorHAnsi"/>
              </w:rPr>
              <w:t>Users</w:t>
            </w:r>
          </w:p>
        </w:tc>
        <w:tc>
          <w:tcPr>
            <w:tcW w:w="1079" w:type="dxa"/>
            <w:tcBorders>
              <w:bottom w:val="single" w:sz="18" w:space="0" w:color="00000A"/>
              <w:insideH w:val="single" w:sz="18" w:space="0" w:color="00000A"/>
            </w:tcBorders>
            <w:shd w:fill="auto" w:val="clear"/>
            <w:tcMar>
              <w:left w:w="103" w:type="dxa"/>
            </w:tcMar>
            <w:vAlign w:val="center"/>
          </w:tcPr>
          <w:p>
            <w:pPr>
              <w:pStyle w:val="Normal"/>
              <w:spacing w:before="0" w:after="0"/>
              <w:jc w:val="center"/>
              <w:rPr>
                <w:rFonts w:eastAsia="Calibri" w:eastAsiaTheme="minorHAnsi"/>
              </w:rPr>
            </w:pPr>
            <w:r>
              <w:rPr>
                <w:rFonts w:eastAsia="Calibri" w:eastAsiaTheme="minorHAnsi"/>
              </w:rPr>
              <w:t>GB</w:t>
            </w:r>
          </w:p>
        </w:tc>
        <w:tc>
          <w:tcPr>
            <w:tcW w:w="1188" w:type="dxa"/>
            <w:tcBorders>
              <w:bottom w:val="single" w:sz="18" w:space="0" w:color="00000A"/>
              <w:insideH w:val="single" w:sz="18" w:space="0" w:color="00000A"/>
            </w:tcBorders>
            <w:shd w:fill="auto" w:val="clear"/>
            <w:tcMar>
              <w:left w:w="103" w:type="dxa"/>
            </w:tcMar>
            <w:vAlign w:val="center"/>
          </w:tcPr>
          <w:p>
            <w:pPr>
              <w:pStyle w:val="Normal"/>
              <w:spacing w:before="0" w:after="0"/>
              <w:jc w:val="center"/>
              <w:rPr>
                <w:rFonts w:eastAsia="Calibri" w:eastAsiaTheme="minorHAnsi"/>
              </w:rPr>
            </w:pPr>
            <w:r>
              <w:rPr>
                <w:rFonts w:eastAsia="Calibri" w:eastAsiaTheme="minorHAnsi"/>
              </w:rPr>
              <w:t>Files</w:t>
            </w:r>
          </w:p>
        </w:tc>
      </w:tr>
      <w:tr>
        <w:trPr/>
        <w:tc>
          <w:tcPr>
            <w:tcW w:w="2790" w:type="dxa"/>
            <w:tcBorders>
              <w:top w:val="single" w:sz="18" w:space="0" w:color="00000A"/>
            </w:tcBorders>
            <w:shd w:fill="auto" w:val="clear"/>
            <w:tcMar>
              <w:left w:w="103" w:type="dxa"/>
            </w:tcMar>
            <w:vAlign w:val="center"/>
          </w:tcPr>
          <w:p>
            <w:pPr>
              <w:pStyle w:val="Normal"/>
              <w:spacing w:before="0" w:after="0"/>
              <w:rPr>
                <w:rFonts w:eastAsia="Calibri" w:eastAsiaTheme="minorHAnsi"/>
              </w:rPr>
            </w:pPr>
            <w:r>
              <w:rPr>
                <w:rFonts w:eastAsia="Calibri" w:eastAsiaTheme="minorHAnsi"/>
              </w:rPr>
              <w:t>SST</w:t>
            </w:r>
            <w:r>
              <w:rPr>
                <w:rFonts w:eastAsia="Calibri" w:eastAsiaTheme="minorHAnsi"/>
                <w:vertAlign w:val="subscript"/>
              </w:rPr>
              <w:t>skin</w:t>
            </w:r>
            <w:r>
              <w:rPr>
                <w:rFonts w:eastAsia="Calibri" w:eastAsiaTheme="minorHAnsi"/>
              </w:rPr>
              <w:t xml:space="preserve"> – MODIS on Terra</w:t>
            </w:r>
          </w:p>
        </w:tc>
        <w:tc>
          <w:tcPr>
            <w:tcW w:w="763" w:type="dxa"/>
            <w:tcBorders>
              <w:top w:val="single" w:sz="18" w:space="0" w:color="00000A"/>
            </w:tcBorders>
            <w:shd w:fill="auto" w:val="clear"/>
            <w:tcMar>
              <w:left w:w="103" w:type="dxa"/>
            </w:tcMar>
            <w:vAlign w:val="center"/>
          </w:tcPr>
          <w:p>
            <w:pPr>
              <w:pStyle w:val="Normal"/>
              <w:spacing w:before="0" w:after="0"/>
              <w:jc w:val="right"/>
              <w:rPr>
                <w:rFonts w:eastAsia="Calibri" w:eastAsiaTheme="minorHAnsi"/>
              </w:rPr>
            </w:pPr>
            <w:r>
              <w:rPr>
                <w:rFonts w:eastAsia="Calibri" w:eastAsiaTheme="minorHAnsi"/>
              </w:rPr>
              <w:t>466</w:t>
            </w:r>
          </w:p>
        </w:tc>
        <w:tc>
          <w:tcPr>
            <w:tcW w:w="1079" w:type="dxa"/>
            <w:tcBorders>
              <w:top w:val="single" w:sz="18" w:space="0" w:color="00000A"/>
            </w:tcBorders>
            <w:shd w:fill="auto" w:val="clear"/>
            <w:tcMar>
              <w:left w:w="103" w:type="dxa"/>
            </w:tcMar>
            <w:vAlign w:val="center"/>
          </w:tcPr>
          <w:p>
            <w:pPr>
              <w:pStyle w:val="Normal"/>
              <w:spacing w:before="0" w:after="0"/>
              <w:jc w:val="center"/>
              <w:rPr>
                <w:rFonts w:eastAsia="Calibri" w:eastAsiaTheme="minorHAnsi"/>
              </w:rPr>
            </w:pPr>
            <w:r>
              <w:rPr>
                <w:rFonts w:eastAsia="Calibri" w:eastAsiaTheme="minorHAnsi"/>
              </w:rPr>
              <w:t>28,753.9</w:t>
            </w:r>
          </w:p>
        </w:tc>
        <w:tc>
          <w:tcPr>
            <w:tcW w:w="1188" w:type="dxa"/>
            <w:tcBorders>
              <w:top w:val="single" w:sz="18" w:space="0" w:color="00000A"/>
            </w:tcBorders>
            <w:shd w:fill="auto" w:val="clear"/>
            <w:tcMar>
              <w:left w:w="103" w:type="dxa"/>
            </w:tcMar>
            <w:vAlign w:val="center"/>
          </w:tcPr>
          <w:p>
            <w:pPr>
              <w:pStyle w:val="Normal"/>
              <w:spacing w:before="0" w:after="0"/>
              <w:jc w:val="center"/>
              <w:rPr>
                <w:rFonts w:eastAsia="Calibri" w:eastAsiaTheme="minorHAnsi"/>
              </w:rPr>
            </w:pPr>
            <w:r>
              <w:rPr>
                <w:rFonts w:eastAsia="Calibri" w:eastAsiaTheme="minorHAnsi"/>
              </w:rPr>
              <w:t>2,543,378</w:t>
            </w:r>
          </w:p>
        </w:tc>
      </w:tr>
      <w:tr>
        <w:trPr/>
        <w:tc>
          <w:tcPr>
            <w:tcW w:w="2790" w:type="dxa"/>
            <w:tcBorders>
              <w:bottom w:val="single" w:sz="18" w:space="0" w:color="00000A"/>
              <w:insideH w:val="single" w:sz="18" w:space="0" w:color="00000A"/>
            </w:tcBorders>
            <w:shd w:fill="auto" w:val="clear"/>
            <w:tcMar>
              <w:left w:w="103" w:type="dxa"/>
            </w:tcMar>
            <w:vAlign w:val="center"/>
          </w:tcPr>
          <w:p>
            <w:pPr>
              <w:pStyle w:val="Normal"/>
              <w:spacing w:before="0" w:after="0"/>
              <w:rPr>
                <w:rFonts w:eastAsia="Calibri" w:eastAsiaTheme="minorHAnsi"/>
              </w:rPr>
            </w:pPr>
            <w:r>
              <w:rPr>
                <w:rFonts w:eastAsia="Calibri" w:eastAsiaTheme="minorHAnsi"/>
              </w:rPr>
              <w:t>SST</w:t>
            </w:r>
            <w:r>
              <w:rPr>
                <w:rFonts w:eastAsia="Calibri" w:eastAsiaTheme="minorHAnsi"/>
                <w:vertAlign w:val="subscript"/>
              </w:rPr>
              <w:t>skin</w:t>
            </w:r>
            <w:r>
              <w:rPr>
                <w:rFonts w:eastAsia="Calibri" w:eastAsiaTheme="minorHAnsi"/>
              </w:rPr>
              <w:t xml:space="preserve"> – MODIS on Aqua</w:t>
            </w:r>
          </w:p>
        </w:tc>
        <w:tc>
          <w:tcPr>
            <w:tcW w:w="763" w:type="dxa"/>
            <w:tcBorders>
              <w:bottom w:val="single" w:sz="18" w:space="0" w:color="00000A"/>
              <w:insideH w:val="single" w:sz="18" w:space="0" w:color="00000A"/>
            </w:tcBorders>
            <w:shd w:fill="auto" w:val="clear"/>
            <w:tcMar>
              <w:left w:w="103" w:type="dxa"/>
            </w:tcMar>
            <w:vAlign w:val="center"/>
          </w:tcPr>
          <w:p>
            <w:pPr>
              <w:pStyle w:val="Normal"/>
              <w:spacing w:before="0" w:after="0"/>
              <w:jc w:val="right"/>
              <w:rPr>
                <w:rFonts w:eastAsia="Calibri" w:eastAsiaTheme="minorHAnsi"/>
              </w:rPr>
            </w:pPr>
            <w:r>
              <w:rPr>
                <w:rFonts w:eastAsia="Calibri" w:eastAsiaTheme="minorHAnsi"/>
              </w:rPr>
              <w:t>903</w:t>
            </w:r>
          </w:p>
        </w:tc>
        <w:tc>
          <w:tcPr>
            <w:tcW w:w="1079" w:type="dxa"/>
            <w:tcBorders>
              <w:bottom w:val="single" w:sz="18" w:space="0" w:color="00000A"/>
              <w:insideH w:val="single" w:sz="18" w:space="0" w:color="00000A"/>
            </w:tcBorders>
            <w:shd w:fill="auto" w:val="clear"/>
            <w:tcMar>
              <w:left w:w="103" w:type="dxa"/>
            </w:tcMar>
            <w:vAlign w:val="center"/>
          </w:tcPr>
          <w:p>
            <w:pPr>
              <w:pStyle w:val="Normal"/>
              <w:spacing w:before="0" w:after="0"/>
              <w:jc w:val="center"/>
              <w:rPr>
                <w:rFonts w:eastAsia="Calibri" w:eastAsiaTheme="minorHAnsi"/>
              </w:rPr>
            </w:pPr>
            <w:r>
              <w:rPr>
                <w:rFonts w:eastAsia="Calibri" w:eastAsiaTheme="minorHAnsi"/>
              </w:rPr>
              <w:t>43,486.2</w:t>
            </w:r>
          </w:p>
        </w:tc>
        <w:tc>
          <w:tcPr>
            <w:tcW w:w="1188" w:type="dxa"/>
            <w:tcBorders>
              <w:bottom w:val="single" w:sz="18" w:space="0" w:color="00000A"/>
              <w:insideH w:val="single" w:sz="18" w:space="0" w:color="00000A"/>
            </w:tcBorders>
            <w:shd w:fill="auto" w:val="clear"/>
            <w:tcMar>
              <w:left w:w="103" w:type="dxa"/>
            </w:tcMar>
            <w:vAlign w:val="center"/>
          </w:tcPr>
          <w:p>
            <w:pPr>
              <w:pStyle w:val="Normal"/>
              <w:spacing w:before="0" w:after="0"/>
              <w:jc w:val="center"/>
              <w:rPr>
                <w:rFonts w:eastAsia="Calibri" w:eastAsiaTheme="minorHAnsi"/>
              </w:rPr>
            </w:pPr>
            <w:r>
              <w:rPr>
                <w:rFonts w:eastAsia="Calibri" w:eastAsiaTheme="minorHAnsi"/>
              </w:rPr>
              <w:t>3,424,583</w:t>
            </w:r>
          </w:p>
        </w:tc>
      </w:tr>
      <w:tr>
        <w:trPr/>
        <w:tc>
          <w:tcPr>
            <w:tcW w:w="2790" w:type="dxa"/>
            <w:tcBorders>
              <w:top w:val="single" w:sz="18" w:space="0" w:color="00000A"/>
            </w:tcBorders>
            <w:shd w:fill="auto" w:val="clear"/>
            <w:tcMar>
              <w:left w:w="103" w:type="dxa"/>
            </w:tcMar>
            <w:vAlign w:val="center"/>
          </w:tcPr>
          <w:p>
            <w:pPr>
              <w:pStyle w:val="Normal"/>
              <w:spacing w:before="0" w:after="0"/>
              <w:jc w:val="right"/>
              <w:rPr>
                <w:rFonts w:eastAsia="Calibri" w:eastAsiaTheme="minorHAnsi"/>
              </w:rPr>
            </w:pPr>
            <w:r>
              <w:rPr>
                <w:rFonts w:eastAsia="Calibri" w:eastAsiaTheme="minorHAnsi"/>
              </w:rPr>
              <w:t>Totals</w:t>
            </w:r>
          </w:p>
        </w:tc>
        <w:tc>
          <w:tcPr>
            <w:tcW w:w="763" w:type="dxa"/>
            <w:tcBorders>
              <w:top w:val="single" w:sz="18" w:space="0" w:color="00000A"/>
            </w:tcBorders>
            <w:shd w:fill="auto" w:val="clear"/>
            <w:tcMar>
              <w:left w:w="103" w:type="dxa"/>
            </w:tcMar>
          </w:tcPr>
          <w:p>
            <w:pPr>
              <w:pStyle w:val="Normal"/>
              <w:spacing w:before="0" w:after="0"/>
              <w:jc w:val="right"/>
              <w:rPr>
                <w:rFonts w:eastAsia="Calibri" w:eastAsiaTheme="minorHAnsi"/>
              </w:rPr>
            </w:pPr>
            <w:r>
              <w:fldChar w:fldCharType="begin"/>
            </w:r>
            <w:r>
              <w:instrText>=SUM(ABOVE)</w:instrText>
            </w:r>
            <w:r>
              <w:fldChar w:fldCharType="separate"/>
            </w:r>
            <w:bookmarkStart w:id="156" w:name="__Fieldmark__8321_2120427496"/>
            <w:r>
              <w:rPr>
                <w:rFonts w:eastAsia="Calibri" w:eastAsiaTheme="minorHAnsi"/>
              </w:rPr>
              <w:t>1369</w:t>
            </w:r>
            <w:bookmarkEnd w:id="156"/>
            <w:r>
              <w:rPr>
                <w:rFonts w:eastAsia="Calibri" w:eastAsiaTheme="minorHAnsi"/>
              </w:rPr>
            </w:r>
            <w:r>
              <w:fldChar w:fldCharType="end"/>
            </w:r>
          </w:p>
        </w:tc>
        <w:tc>
          <w:tcPr>
            <w:tcW w:w="1079" w:type="dxa"/>
            <w:tcBorders>
              <w:top w:val="single" w:sz="18" w:space="0" w:color="00000A"/>
            </w:tcBorders>
            <w:shd w:fill="auto" w:val="clear"/>
            <w:tcMar>
              <w:left w:w="103" w:type="dxa"/>
            </w:tcMar>
          </w:tcPr>
          <w:p>
            <w:pPr>
              <w:pStyle w:val="Normal"/>
              <w:spacing w:before="0" w:after="0"/>
              <w:jc w:val="center"/>
              <w:rPr>
                <w:rFonts w:eastAsia="Calibri" w:eastAsiaTheme="minorHAnsi"/>
              </w:rPr>
            </w:pPr>
            <w:r>
              <w:fldChar w:fldCharType="begin"/>
            </w:r>
            <w:r>
              <w:instrText>=SUM(ABOVE)</w:instrText>
            </w:r>
            <w:r>
              <w:fldChar w:fldCharType="separate"/>
            </w:r>
            <w:bookmarkStart w:id="157" w:name="__Fieldmark__8326_2120427496"/>
            <w:r>
              <w:rPr>
                <w:rFonts w:eastAsia="Calibri" w:eastAsiaTheme="minorHAnsi"/>
              </w:rPr>
              <w:t>72,240.1</w:t>
            </w:r>
            <w:bookmarkEnd w:id="157"/>
            <w:r>
              <w:rPr>
                <w:rFonts w:eastAsia="Calibri" w:eastAsiaTheme="minorHAnsi"/>
              </w:rPr>
            </w:r>
            <w:r>
              <w:fldChar w:fldCharType="end"/>
            </w:r>
          </w:p>
        </w:tc>
        <w:tc>
          <w:tcPr>
            <w:tcW w:w="1188" w:type="dxa"/>
            <w:tcBorders>
              <w:top w:val="single" w:sz="18" w:space="0" w:color="00000A"/>
            </w:tcBorders>
            <w:shd w:fill="auto" w:val="clear"/>
            <w:tcMar>
              <w:left w:w="103" w:type="dxa"/>
            </w:tcMar>
          </w:tcPr>
          <w:p>
            <w:pPr>
              <w:pStyle w:val="Normal"/>
              <w:spacing w:before="0" w:after="0"/>
              <w:jc w:val="center"/>
              <w:rPr>
                <w:rFonts w:eastAsia="Calibri" w:eastAsiaTheme="minorHAnsi"/>
              </w:rPr>
            </w:pPr>
            <w:r>
              <w:fldChar w:fldCharType="begin"/>
            </w:r>
            <w:r>
              <w:instrText>=SUM(ABOVE)</w:instrText>
            </w:r>
            <w:r>
              <w:fldChar w:fldCharType="separate"/>
            </w:r>
            <w:bookmarkStart w:id="158" w:name="__Fieldmark__8331_2120427496"/>
            <w:r>
              <w:rPr>
                <w:rFonts w:eastAsia="Calibri" w:eastAsiaTheme="minorHAnsi"/>
              </w:rPr>
              <w:t>5,967,961</w:t>
            </w:r>
            <w:bookmarkEnd w:id="158"/>
            <w:r>
              <w:rPr>
                <w:rFonts w:eastAsia="Calibri" w:eastAsiaTheme="minorHAnsi"/>
              </w:rPr>
            </w:r>
            <w:r>
              <w:fldChar w:fldCharType="end"/>
            </w:r>
          </w:p>
        </w:tc>
      </w:tr>
      <w:tr>
        <w:trPr/>
        <w:tc>
          <w:tcPr>
            <w:tcW w:w="5820" w:type="dxa"/>
            <w:gridSpan w:val="4"/>
            <w:tcBorders>
              <w:left w:val="nil"/>
              <w:bottom w:val="nil"/>
              <w:right w:val="nil"/>
              <w:insideH w:val="nil"/>
              <w:insideV w:val="nil"/>
            </w:tcBorders>
            <w:shd w:fill="auto" w:val="clear"/>
          </w:tcPr>
          <w:p>
            <w:pPr>
              <w:pStyle w:val="Normal"/>
              <w:spacing w:before="0" w:after="0"/>
              <w:ind w:left="-105" w:hanging="0"/>
              <w:rPr>
                <w:rFonts w:eastAsia="Calibri" w:eastAsiaTheme="minorHAnsi"/>
              </w:rPr>
            </w:pPr>
            <w:del w:id="250" w:author="Guillermo" w:date="2017-07-31T18:58:00Z">
              <w:r>
                <w:rPr>
                  <w:rFonts w:eastAsia="Calibri" w:eastAsiaTheme="minorHAnsi"/>
                </w:rPr>
                <w:delText>From d</w:delText>
              </w:r>
            </w:del>
            <w:ins w:id="251" w:author="Guillermo" w:date="2017-07-31T18:58:00Z">
              <w:r>
                <w:rPr>
                  <w:rFonts w:eastAsia="Calibri" w:eastAsiaTheme="minorHAnsi"/>
                </w:rPr>
                <w:t>D</w:t>
              </w:r>
            </w:ins>
            <w:r>
              <w:rPr>
                <w:rFonts w:eastAsia="Calibri" w:eastAsiaTheme="minorHAnsi"/>
              </w:rPr>
              <w:t xml:space="preserve">ata provided by Dr. E. Armstrong, PO.DAAC. </w:t>
            </w:r>
          </w:p>
          <w:p>
            <w:pPr>
              <w:pStyle w:val="Normal"/>
              <w:spacing w:before="0" w:after="120"/>
              <w:ind w:left="-105" w:hanging="0"/>
              <w:rPr>
                <w:rFonts w:eastAsia="Calibri" w:eastAsiaTheme="minorHAnsi"/>
              </w:rPr>
            </w:pPr>
            <w:r>
              <w:rPr>
                <w:rFonts w:eastAsia="Calibri" w:eastAsiaTheme="minorHAnsi"/>
              </w:rPr>
              <w:t>User total includes those likely using both data sets.</w:t>
            </w:r>
          </w:p>
        </w:tc>
      </w:tr>
    </w:tbl>
    <w:p>
      <w:pPr>
        <w:pStyle w:val="Normal"/>
        <w:rPr/>
      </w:pPr>
      <w:r>
        <w:rPr/>
        <w:t>Within the framework of the GHRSST</w:t>
      </w:r>
      <w:ins w:id="252" w:author="Guillermo" w:date="2017-07-31T19:08:00Z">
        <w:r>
          <w:rPr/>
          <w:t>,</w:t>
        </w:r>
      </w:ins>
      <w:r>
        <w:rPr/>
        <w:t xml:space="preserve"> the MODIS MUDBs have been shared with several groups worldwide, and we expect VIIRS to be included soon.</w:t>
      </w:r>
    </w:p>
    <w:p>
      <w:pPr>
        <w:pStyle w:val="Normal"/>
        <w:rPr/>
      </w:pPr>
      <w:ins w:id="254" w:author="Guillermo" w:date="2017-07-31T19:08:00Z">
        <w:r>
          <w:rPr/>
          <w:t>Indeed, t</w:t>
        </w:r>
      </w:ins>
      <w:del w:id="255" w:author="Guillermo" w:date="2017-07-31T19:08:00Z">
        <w:r>
          <w:rPr/>
          <w:delText>T</w:delText>
        </w:r>
      </w:del>
      <w:r>
        <w:rPr/>
        <w:t xml:space="preserve">he MODIS and VIIRS MUDBs will soon be made available </w:t>
      </w:r>
      <w:del w:id="256" w:author="Guillermo" w:date="2017-07-31T18:59:00Z">
        <w:r>
          <w:rPr/>
          <w:delText xml:space="preserve">from </w:delText>
        </w:r>
      </w:del>
      <w:ins w:id="257" w:author="Guillermo" w:date="2017-07-31T18:59:00Z">
        <w:r>
          <w:rPr/>
          <w:t xml:space="preserve">through </w:t>
        </w:r>
      </w:ins>
      <w:r>
        <w:rPr/>
        <w:t>the OBPG server</w:t>
      </w:r>
      <w:del w:id="258" w:author="Guillermo" w:date="2017-07-31T18:58:00Z">
        <w:r>
          <w:rPr/>
          <w:delText>,</w:delText>
        </w:r>
      </w:del>
      <w:r>
        <w:rPr/>
        <w:t xml:space="preserve"> and, through collaborations supported by the new USPI project, </w:t>
      </w:r>
      <w:del w:id="259" w:author="Guillermo" w:date="2017-07-31T18:59:00Z">
        <w:r>
          <w:rPr/>
          <w:delText xml:space="preserve">from </w:delText>
        </w:r>
      </w:del>
      <w:ins w:id="260" w:author="Guillermo" w:date="2017-07-31T18:59:00Z">
        <w:r>
          <w:rPr/>
          <w:t xml:space="preserve">through </w:t>
        </w:r>
      </w:ins>
      <w:r>
        <w:rPr/>
        <w:t xml:space="preserve">European Copernicus data servers too. </w:t>
      </w:r>
    </w:p>
    <w:p>
      <w:pPr>
        <w:pStyle w:val="Normal"/>
        <w:rPr/>
      </w:pPr>
      <w:r>
        <w:rPr/>
        <w:t>The results of this proposed project will be reported at scientific meetings. Information exchange will be facilitated by the GHRSST, of which the PI is a member and former Chair of the Science Team, and through the NASA SST Science Team, and other NASA meetings.</w:t>
      </w:r>
    </w:p>
    <w:p>
      <w:pPr>
        <w:pStyle w:val="Normal"/>
        <w:rPr>
          <w:color w:val="0070C0"/>
        </w:rPr>
      </w:pPr>
      <w:r>
        <w:rPr>
          <w:color w:val="0070C0"/>
        </w:rPr>
      </w:r>
      <w:r>
        <w:br w:type="page"/>
      </w:r>
    </w:p>
    <w:p>
      <w:pPr>
        <w:pStyle w:val="Heading1"/>
        <w:numPr>
          <w:ilvl w:val="0"/>
          <w:numId w:val="2"/>
        </w:numPr>
        <w:rPr/>
      </w:pPr>
      <w:bookmarkStart w:id="159" w:name="_Toc488851840"/>
      <w:bookmarkStart w:id="160" w:name="_Toc356054168"/>
      <w:bookmarkEnd w:id="9"/>
      <w:bookmarkEnd w:id="160"/>
      <w:bookmarkEnd w:id="159"/>
      <w:r>
        <w:rPr/>
        <w:t>References</w:t>
      </w:r>
    </w:p>
    <w:p>
      <w:pPr>
        <w:pStyle w:val="EndNoteBibliography"/>
        <w:rPr/>
      </w:pPr>
      <w:r>
        <w:fldChar w:fldCharType="begin"/>
      </w:r>
      <w:r>
        <w:instrText>ADDIN EN.REFLIST</w:instrText>
      </w:r>
      <w:r>
        <w:fldChar w:fldCharType="separate"/>
      </w:r>
      <w:bookmarkStart w:id="161" w:name="__Fieldmark__8411_2120427496"/>
      <w:r>
        <w:rPr/>
        <w:t>A</w:t>
      </w:r>
      <w:bookmarkStart w:id="162" w:name="_ENREF_1"/>
      <w:r>
        <w:rPr/>
        <w:t xml:space="preserve">llen, M.R., Mutlow, C.T., Blumberg, G.M.C., Christy, J.R., McNider, R.T., &amp; Llewellyn-Jones, D.T. (1994). Global change detection. </w:t>
      </w:r>
      <w:r>
        <w:rPr>
          <w:i/>
        </w:rPr>
        <w:t>Nature 370</w:t>
      </w:r>
      <w:r>
        <w:rPr/>
        <w:t xml:space="preserve">, 24-25. </w:t>
      </w:r>
      <w:bookmarkEnd w:id="161"/>
      <w:bookmarkEnd w:id="162"/>
      <w:r>
        <w:rPr/>
      </w:r>
      <w:r>
        <w:fldChar w:fldCharType="end"/>
      </w:r>
    </w:p>
    <w:p>
      <w:pPr>
        <w:pStyle w:val="EndNoteBibliography"/>
        <w:rPr/>
      </w:pPr>
      <w:bookmarkStart w:id="163" w:name="_ENREF_2"/>
      <w:r>
        <w:rPr/>
        <w:t xml:space="preserve">Arrhenius, S. (1896). On the Influence of Carbonic Acid in the Air upon the Temperature of the Ground. </w:t>
      </w:r>
      <w:r>
        <w:rPr>
          <w:i/>
        </w:rPr>
        <w:t>The London, Edinburgh and Dublin Philosophical Magazine and Journal of Science 41</w:t>
      </w:r>
      <w:bookmarkEnd w:id="163"/>
      <w:r>
        <w:rPr/>
        <w:t xml:space="preserve">, 237-276. </w:t>
      </w:r>
    </w:p>
    <w:p>
      <w:pPr>
        <w:pStyle w:val="EndNoteBibliography"/>
        <w:rPr/>
      </w:pPr>
      <w:bookmarkStart w:id="164" w:name="_ENREF_3"/>
      <w:bookmarkEnd w:id="164"/>
      <w:r>
        <w:rPr/>
        <w:t xml:space="preserve">Barker-Snook, I., Theocharous, E., &amp; Fox, N.P. (2016). 2016 comparison of IR brightness temperature measurements in support of satellite validation. Part 2: Laboratory comparison of radiation thermometers (117 pp.) </w:t>
      </w:r>
    </w:p>
    <w:p>
      <w:pPr>
        <w:pStyle w:val="EndNoteBibliography"/>
        <w:rPr/>
      </w:pPr>
      <w:bookmarkStart w:id="165" w:name="_ENREF_4"/>
      <w:r>
        <w:rPr/>
        <w:t xml:space="preserve">Bell, S. (2001). A Beginner’s Guide to Uncertainty of Measurement, </w:t>
      </w:r>
      <w:r>
        <w:rPr>
          <w:i/>
        </w:rPr>
        <w:t>Measurement Good Practice Guide</w:t>
      </w:r>
      <w:bookmarkEnd w:id="165"/>
      <w:r>
        <w:rPr/>
        <w:t xml:space="preserve"> (41 pp.) National Physical Laboratory. Teddington, Middlesex, United Kingdom. </w:t>
      </w:r>
    </w:p>
    <w:p>
      <w:pPr>
        <w:pStyle w:val="EndNoteBibliography"/>
        <w:rPr/>
      </w:pPr>
      <w:bookmarkStart w:id="166" w:name="_ENREF_5"/>
      <w:r>
        <w:rPr/>
        <w:t xml:space="preserve">Brown, O.B., Brown, J.W., &amp; Evans, R.H. (1985). Calibration of Advanced Very High Resolution Radiometer infrared observations. </w:t>
      </w:r>
      <w:r>
        <w:rPr>
          <w:i/>
        </w:rPr>
        <w:t>Journal of  Geophysical Research 90</w:t>
      </w:r>
      <w:bookmarkEnd w:id="166"/>
      <w:r>
        <w:rPr/>
        <w:t xml:space="preserve">, 11667-11677. </w:t>
      </w:r>
    </w:p>
    <w:p>
      <w:pPr>
        <w:pStyle w:val="EndNoteBibliography"/>
        <w:rPr/>
      </w:pPr>
      <w:bookmarkStart w:id="167" w:name="_ENREF_6"/>
      <w:r>
        <w:rPr/>
        <w:t xml:space="preserve">Casey, K.S., &amp; Cornillon, P. (1999). A Comparison of Satellite and In Situ-Based Sea Surface Temperature Climatologies. </w:t>
      </w:r>
      <w:r>
        <w:rPr>
          <w:i/>
        </w:rPr>
        <w:t>Journal of Climate 12</w:t>
      </w:r>
      <w:bookmarkEnd w:id="167"/>
      <w:r>
        <w:rPr/>
        <w:t xml:space="preserve">, 1848-1863., </w:t>
      </w:r>
    </w:p>
    <w:p>
      <w:pPr>
        <w:pStyle w:val="EndNoteBibliography"/>
        <w:rPr/>
      </w:pPr>
      <w:bookmarkStart w:id="168" w:name="_ENREF_7"/>
      <w:r>
        <w:rPr/>
        <w:t xml:space="preserve">Castro, S.L., Wick, G.A., &amp; Buck, J.J.H. (2014). Comparison of diurnal warming estimates from unpumped Argo data and SEVIRI satellite observations. </w:t>
      </w:r>
      <w:r>
        <w:rPr>
          <w:i/>
        </w:rPr>
        <w:t>Remote Sensing of Environment 140</w:t>
      </w:r>
      <w:r>
        <w:rPr/>
        <w:t xml:space="preserve">, 789-799. </w:t>
      </w:r>
      <w:hyperlink r:id="rId12">
        <w:bookmarkEnd w:id="168"/>
        <w:r>
          <w:rPr>
            <w:webHidden/>
            <w:rStyle w:val="InternetLink"/>
          </w:rPr>
          <w:t>http://dx.doi.org/10.1016/j.rse.2013.08.042</w:t>
        </w:r>
      </w:hyperlink>
    </w:p>
    <w:p>
      <w:pPr>
        <w:pStyle w:val="EndNoteBibliography"/>
        <w:rPr/>
      </w:pPr>
      <w:bookmarkStart w:id="169" w:name="_ENREF_8"/>
      <w:r>
        <w:rPr/>
        <w:t xml:space="preserve">Chin, T., Vazquez, J., &amp; Armstrong, E. (2013). Algorithm Theoretic Basis Document: Multi-scale, motion-compensated analysis of sea surface temperature Version 1.3 (13 pp.) </w:t>
      </w:r>
      <w:hyperlink r:id="rId13">
        <w:bookmarkEnd w:id="169"/>
        <w:r>
          <w:rPr>
            <w:webHidden/>
            <w:rStyle w:val="InternetLink"/>
          </w:rPr>
          <w:t>ftp://mariana.jpl.nasa.gov/mur_sst/tmchin/docs/ATBD/atbd_1.1.pdf</w:t>
        </w:r>
      </w:hyperlink>
    </w:p>
    <w:p>
      <w:pPr>
        <w:pStyle w:val="EndNoteBibliography"/>
        <w:rPr/>
      </w:pPr>
      <w:bookmarkStart w:id="170" w:name="_ENREF_9"/>
      <w:r>
        <w:rPr/>
        <w:t xml:space="preserve">Donlon, C., Robinson, I.S., Reynolds, M., Wimmer, W., Fisher, G., Edwards, R., &amp; Nightingale, T.J. (2008). An Infrared Sea Surface Temperature Autonomous Radiometer (ISAR) for Deployment aboard Volunteer Observing Ships (VOS). </w:t>
      </w:r>
      <w:r>
        <w:rPr>
          <w:i/>
        </w:rPr>
        <w:t>Journal of Atmospheric and Oceanic Technology 25</w:t>
      </w:r>
      <w:r>
        <w:rPr/>
        <w:t xml:space="preserve">, 93-113. </w:t>
      </w:r>
      <w:hyperlink r:id="rId14">
        <w:bookmarkEnd w:id="170"/>
        <w:r>
          <w:rPr>
            <w:webHidden/>
            <w:rStyle w:val="InternetLink"/>
          </w:rPr>
          <w:t>http://dx.doi.org/10.1175%2F2007JTECHO505.1</w:t>
        </w:r>
      </w:hyperlink>
    </w:p>
    <w:p>
      <w:pPr>
        <w:pStyle w:val="EndNoteBibliography"/>
        <w:rPr/>
      </w:pPr>
      <w:bookmarkStart w:id="171" w:name="_ENREF_10"/>
      <w:bookmarkEnd w:id="171"/>
      <w:r>
        <w:rPr/>
        <w:t>Donlon, C.J., K. S Casey, C. Gentemann, P. LeBorgne, I. S. Robinson, R. W Reynolds, C. Merchant, D. Llewellyn-Jones, P. J. Minnett, J. F. Piolle, P. Cornillon, N. Rayner, T. Brandon, J. Vazquez, E. Armstrong, H. Beggs, I. Barton, G. Wick, S. Castro, J. Hoeyer, D. May, O. Arino, D. J. Poulter, R. Evans, C. T. Mutlow, Bingham, A.W., &amp; Harris., A. (2010). Successes and Challenges for the Modern Sea Surface Temperature Observing System. OceanObs’09: Sustained Ocean Observations and Information for Society Venice, Italy</w:t>
      </w:r>
    </w:p>
    <w:p>
      <w:pPr>
        <w:pStyle w:val="EndNoteBibliography"/>
        <w:rPr/>
      </w:pPr>
      <w:bookmarkStart w:id="172" w:name="_ENREF_11"/>
      <w:r>
        <w:rPr/>
        <w:t xml:space="preserve">Donlon, C.J., Minnett, P.J., Gentemann, C., Nightingale, T.J., Barton, I.J., Ward, B., &amp; Murray, J. (2002). Toward improved validation of satellite sea surface skin temperature measurements for climate research. </w:t>
      </w:r>
      <w:r>
        <w:rPr>
          <w:i/>
        </w:rPr>
        <w:t>Journal of Climate 15</w:t>
      </w:r>
      <w:bookmarkEnd w:id="172"/>
      <w:r>
        <w:rPr/>
        <w:t xml:space="preserve">, 353-369. </w:t>
      </w:r>
    </w:p>
    <w:p>
      <w:pPr>
        <w:pStyle w:val="EndNoteBibliography"/>
        <w:rPr/>
      </w:pPr>
      <w:bookmarkStart w:id="173" w:name="_ENREF_12"/>
      <w:r>
        <w:rPr/>
        <w:t xml:space="preserve">Donlon, C.J., Minnett, P.J., Jessup, A., Barton, I., Emery, W., Hook, S., Wimmer, W., Nightingale, T.J., &amp; Zappa, C. (2014). Ship-Borne Thermal Infrared Radiometer Systems. In G. Zibordi, C.J. Donlon, &amp; A.C. Parr (Eds.), </w:t>
      </w:r>
      <w:r>
        <w:rPr>
          <w:i/>
        </w:rPr>
        <w:t>Experimental Methods in the Physical Sciences, Vol 47, Optical Radiometry for Ocean Climate Measurements</w:t>
      </w:r>
      <w:bookmarkEnd w:id="173"/>
      <w:r>
        <w:rPr/>
        <w:t xml:space="preserve"> (pp. 305-404): Academic Press.</w:t>
      </w:r>
    </w:p>
    <w:p>
      <w:pPr>
        <w:pStyle w:val="EndNoteBibliography"/>
        <w:rPr/>
      </w:pPr>
      <w:bookmarkStart w:id="174" w:name="_ENREF_13"/>
      <w:r>
        <w:rPr/>
        <w:t xml:space="preserve">Embury, O., Merchant, C.J., &amp; Corlett, G.K. (2012). A reprocessing for climate of sea surface temperature from the along-track scanning radiometers: Initial validation, accounting for skin and diurnal variability effects. </w:t>
      </w:r>
      <w:r>
        <w:rPr>
          <w:i/>
        </w:rPr>
        <w:t>Remote Sensing of Environment 116</w:t>
      </w:r>
      <w:bookmarkEnd w:id="174"/>
      <w:r>
        <w:rPr/>
        <w:t>, 62-78. 10.1016/j.rse.2011.02.028</w:t>
      </w:r>
    </w:p>
    <w:p>
      <w:pPr>
        <w:pStyle w:val="EndNoteBibliography"/>
        <w:rPr/>
      </w:pPr>
      <w:bookmarkStart w:id="175" w:name="_ENREF_14"/>
      <w:r>
        <w:rPr/>
        <w:t xml:space="preserve">Fowler, J.B. (1995). A third generation water bath based blackbody source. </w:t>
      </w:r>
      <w:r>
        <w:rPr>
          <w:i/>
        </w:rPr>
        <w:t>Journal of Research of the National Institute of Standards and Technology 100</w:t>
      </w:r>
      <w:bookmarkEnd w:id="175"/>
      <w:r>
        <w:rPr/>
        <w:t xml:space="preserve">, 591-599. </w:t>
      </w:r>
    </w:p>
    <w:p>
      <w:pPr>
        <w:pStyle w:val="EndNoteBibliography"/>
        <w:rPr/>
      </w:pPr>
      <w:bookmarkStart w:id="176" w:name="_ENREF_15"/>
      <w:r>
        <w:rPr/>
        <w:t>Freund, Y., &amp; Mason, L. (1999). The alternating decision tree learning algorithm. Proceeding of the Sixteenth International Conference on Machine Learning. Bled, Slovenia. Edited by I. Bratko, &amp; S. Dzeroski. (pp. 124-133). (</w:t>
      </w:r>
      <w:hyperlink r:id="rId15">
        <w:r>
          <w:rPr>
            <w:webHidden/>
            <w:rStyle w:val="InternetLink"/>
          </w:rPr>
          <w:t>http://perun.pmf.uns.ac.rs/radovanovic/dmsem/cd/install/Weka/doc/classifiers-papers/trees/ADTree/atrees.pdf</w:t>
        </w:r>
      </w:hyperlink>
      <w:bookmarkEnd w:id="176"/>
      <w:r>
        <w:rPr/>
        <w:t xml:space="preserve">). </w:t>
      </w:r>
    </w:p>
    <w:p>
      <w:pPr>
        <w:pStyle w:val="EndNoteBibliography"/>
        <w:rPr/>
      </w:pPr>
      <w:bookmarkStart w:id="177" w:name="_ENREF_16"/>
      <w:r>
        <w:rPr/>
        <w:t xml:space="preserve">Gentemann, C.L., Minnett, P.J., LeBorgne, P., &amp; Merchant, C.J. (2008). Multi-satellite measurements of large diurnal warming events. </w:t>
      </w:r>
      <w:r>
        <w:rPr>
          <w:i/>
        </w:rPr>
        <w:t>Geophysical Research Letters 35</w:t>
      </w:r>
      <w:bookmarkEnd w:id="177"/>
      <w:r>
        <w:rPr/>
        <w:t>, L22602. 10.1029/2008GL035730</w:t>
      </w:r>
    </w:p>
    <w:p>
      <w:pPr>
        <w:pStyle w:val="EndNoteBibliography"/>
        <w:rPr/>
      </w:pPr>
      <w:bookmarkStart w:id="178" w:name="_ENREF_17"/>
      <w:r>
        <w:rPr/>
        <w:t xml:space="preserve">Gentemann, C.L., Minnett, P.J., &amp; Ward, B. (2009). Profiles of Ocean Surface Heating (POSH): a new model of upper ocean diurnal thermal variability. </w:t>
      </w:r>
      <w:r>
        <w:rPr>
          <w:i/>
        </w:rPr>
        <w:t>Journal of  Geophysical Research 114</w:t>
      </w:r>
      <w:bookmarkEnd w:id="178"/>
      <w:r>
        <w:rPr/>
        <w:t>, C07017. 10.1029/2008JC004825</w:t>
      </w:r>
    </w:p>
    <w:p>
      <w:pPr>
        <w:pStyle w:val="EndNoteBibliography"/>
        <w:rPr/>
      </w:pPr>
      <w:bookmarkStart w:id="179" w:name="_ENREF_18"/>
      <w:r>
        <w:rPr/>
        <w:t xml:space="preserve">Good, S.A., Corlett, G.K., Remedios, J.J., Noyes, E.J., &amp; Llewellyn-Jones, D.T. (2007). The Global Trend in Sea Surface Temperature from 20 Years of Advanced Very High Resolution Radiometer Data. </w:t>
      </w:r>
      <w:r>
        <w:rPr>
          <w:i/>
        </w:rPr>
        <w:t>Journal of Climate 20</w:t>
      </w:r>
      <w:bookmarkEnd w:id="179"/>
      <w:r>
        <w:rPr/>
        <w:t>, 1255-1264. doi: 10.1175/JCLI4049.1</w:t>
      </w:r>
    </w:p>
    <w:p>
      <w:pPr>
        <w:pStyle w:val="EndNoteBibliography"/>
        <w:rPr/>
      </w:pPr>
      <w:bookmarkStart w:id="180" w:name="_ENREF_19"/>
      <w:r>
        <w:rPr/>
        <w:t>Interim Sea Surface Temperature Science Team (2010). Sea Surface Temperature Error Budget: White Paper (66 pp.)  (</w:t>
      </w:r>
      <w:hyperlink r:id="rId16">
        <w:r>
          <w:rPr>
            <w:webHidden/>
            <w:rStyle w:val="InternetLink"/>
          </w:rPr>
          <w:t>http://www.yumpu.com/en/document/view/53023153/sea-surface-temperature-error-budget-white-paper</w:t>
        </w:r>
      </w:hyperlink>
      <w:bookmarkEnd w:id="180"/>
      <w:r>
        <w:rPr/>
        <w:t xml:space="preserve">). </w:t>
      </w:r>
    </w:p>
    <w:p>
      <w:pPr>
        <w:pStyle w:val="EndNoteBibliography"/>
        <w:rPr/>
      </w:pPr>
      <w:bookmarkStart w:id="181" w:name="_ENREF_20"/>
      <w:r>
        <w:rPr/>
        <w:t xml:space="preserve">ISSTST (2010). Sea Surface Temperature Error Budget: White Paper. Written by the Interim Sea Surface Temperature Science Team. </w:t>
      </w:r>
      <w:hyperlink r:id="rId17">
        <w:bookmarkEnd w:id="181"/>
        <w:r>
          <w:rPr>
            <w:webHidden/>
            <w:rStyle w:val="InternetLink"/>
          </w:rPr>
          <w:t>http://www.google.com/url?sa=t&amp;rct=j&amp;q=&amp;esrc=s&amp;source=web&amp;cd=2&amp;cad=rja&amp;ved=0CDgQFjAB&amp;url=http%3A%2F%2Frainbow.ldeo.columbia.edu%2F~alexeyk%2FPapers%2FSST_Error_Budget_White_Paper_Final.pdf&amp;ei=U1qSUeWDGYK08ASguoBo&amp;usg=AFQjCNHNw1q35FObBPaCpA57HfDE3H8LDg&amp;sig2=CZgyjK1KZVoHx9J8pnlUiw&amp;bvm=bv.46471029,d.eWU</w:t>
        </w:r>
      </w:hyperlink>
    </w:p>
    <w:p>
      <w:pPr>
        <w:pStyle w:val="EndNoteBibliography"/>
        <w:rPr/>
      </w:pPr>
      <w:bookmarkStart w:id="182" w:name="_ENREF_21"/>
      <w:r>
        <w:rPr/>
        <w:t>Jessup, A.T., Fogelberg, R.A., &amp; Minnett, P. (2002). Autonomous shipboard infrared radiometer system for in situ validation of satellite SST. SPIE 4814, Earth Observing Systems VII, 222 (September 25, 2002). Edited by (pp. 222-229). (</w:t>
      </w:r>
      <w:hyperlink r:id="rId18">
        <w:r>
          <w:rPr>
            <w:webHidden/>
            <w:rStyle w:val="InternetLink"/>
          </w:rPr>
          <w:t>http://dx.doi.org/10.1117/12.451782</w:t>
        </w:r>
      </w:hyperlink>
      <w:bookmarkEnd w:id="182"/>
      <w:r>
        <w:rPr/>
        <w:t xml:space="preserve">). </w:t>
      </w:r>
    </w:p>
    <w:p>
      <w:pPr>
        <w:pStyle w:val="EndNoteBibliography"/>
        <w:rPr/>
      </w:pPr>
      <w:bookmarkStart w:id="183" w:name="_ENREF_22"/>
      <w:r>
        <w:rPr/>
        <w:t xml:space="preserve">Kilpatrick, K.A., Podestá, G., Walsh, S., Williams, E., Halliwell, V., Szczodrak, M., Brown, O.B., Minnett, P.J., &amp; Evans, R. (2015). A decade of sea surface temperature from MODIS. </w:t>
      </w:r>
      <w:r>
        <w:rPr>
          <w:i/>
        </w:rPr>
        <w:t>Remote Sensing of Environment 165</w:t>
      </w:r>
      <w:r>
        <w:rPr/>
        <w:t xml:space="preserve">, 27-41. </w:t>
      </w:r>
      <w:hyperlink r:id="rId19">
        <w:bookmarkEnd w:id="183"/>
        <w:r>
          <w:rPr>
            <w:webHidden/>
            <w:rStyle w:val="InternetLink"/>
          </w:rPr>
          <w:t>http://dx.doi.org/10.1016/j.rse.2015.04.023</w:t>
        </w:r>
      </w:hyperlink>
    </w:p>
    <w:p>
      <w:pPr>
        <w:pStyle w:val="EndNoteBibliography"/>
        <w:rPr/>
      </w:pPr>
      <w:bookmarkStart w:id="184" w:name="_ENREF_23"/>
      <w:r>
        <w:rPr/>
        <w:t xml:space="preserve">Kilpatrick, K.A., Podestá, G.P., &amp; Evans, R.H. (2001). Overview of the NOAA/NASA Pathfinder algorithm for Sea Surface Temperature and associated Matchup Database. </w:t>
      </w:r>
      <w:r>
        <w:rPr>
          <w:i/>
        </w:rPr>
        <w:t>Journal of Geophysical Research 106</w:t>
      </w:r>
      <w:bookmarkEnd w:id="184"/>
      <w:r>
        <w:rPr/>
        <w:t xml:space="preserve">, 9179-9198. </w:t>
      </w:r>
    </w:p>
    <w:p>
      <w:pPr>
        <w:pStyle w:val="EndNoteBibliography"/>
        <w:rPr/>
      </w:pPr>
      <w:bookmarkStart w:id="185" w:name="_ENREF_24"/>
      <w:r>
        <w:rPr/>
        <w:t xml:space="preserve">Lee, S., Chiang, K., Xiong, X., Sun, C., &amp; Anderson, S. (2014). The S-NPP VIIRS Day-Night Band On-Orbit Calibration/Characterization and Current State of SDR Products. </w:t>
      </w:r>
      <w:r>
        <w:rPr>
          <w:i/>
        </w:rPr>
        <w:t>Remote Sensing 6</w:t>
      </w:r>
      <w:r>
        <w:rPr/>
        <w:t xml:space="preserve">, 12427.2072-4292, </w:t>
      </w:r>
      <w:hyperlink r:id="rId20">
        <w:bookmarkEnd w:id="185"/>
        <w:r>
          <w:rPr>
            <w:webHidden/>
            <w:rStyle w:val="InternetLink"/>
          </w:rPr>
          <w:t>http://www.mdpi.com/2072-4292/6/12/12427</w:t>
        </w:r>
      </w:hyperlink>
    </w:p>
    <w:p>
      <w:pPr>
        <w:pStyle w:val="EndNoteBibliography"/>
        <w:rPr/>
      </w:pPr>
      <w:bookmarkStart w:id="186" w:name="_ENREF_25"/>
      <w:r>
        <w:rPr/>
        <w:t xml:space="preserve">Liu, Y., Chin, T.M., &amp; Minnett, P.J. (2017). Sampling errors in satellite-derived infrared sea-surface temperatures. Part II: Sensitivity and parameterization. </w:t>
      </w:r>
      <w:r>
        <w:rPr>
          <w:i/>
        </w:rPr>
        <w:t>Remote Sensing of Environment 198</w:t>
      </w:r>
      <w:r>
        <w:rPr/>
        <w:t xml:space="preserve">, 297-309. </w:t>
      </w:r>
      <w:hyperlink r:id="rId21">
        <w:bookmarkEnd w:id="186"/>
        <w:r>
          <w:rPr>
            <w:webHidden/>
            <w:rStyle w:val="InternetLink"/>
          </w:rPr>
          <w:t>http://dx.doi.org/10.1016/j.rse.2017.06.011</w:t>
        </w:r>
      </w:hyperlink>
    </w:p>
    <w:p>
      <w:pPr>
        <w:pStyle w:val="EndNoteBibliography"/>
        <w:rPr/>
      </w:pPr>
      <w:bookmarkStart w:id="187" w:name="_ENREF_26"/>
      <w:r>
        <w:rPr/>
        <w:t xml:space="preserve">Liu, Y., &amp; Minnett, P.J. (2016). Sampling errors in satellite-derived infrared sea-surface temperatures. Part I: Global and regional MODIS fields. </w:t>
      </w:r>
      <w:r>
        <w:rPr>
          <w:i/>
        </w:rPr>
        <w:t>Remote Sensing of Environment 177</w:t>
      </w:r>
      <w:r>
        <w:rPr/>
        <w:t xml:space="preserve">, 48-64. </w:t>
      </w:r>
      <w:hyperlink r:id="rId22">
        <w:bookmarkEnd w:id="187"/>
        <w:r>
          <w:rPr>
            <w:webHidden/>
            <w:rStyle w:val="InternetLink"/>
          </w:rPr>
          <w:t>http://dx.doi.org/10.1016/j.rse.2016.02.026</w:t>
        </w:r>
      </w:hyperlink>
    </w:p>
    <w:p>
      <w:pPr>
        <w:pStyle w:val="EndNoteBibliography"/>
        <w:rPr/>
      </w:pPr>
      <w:bookmarkStart w:id="188" w:name="_ENREF_27"/>
      <w:r>
        <w:rPr/>
        <w:t xml:space="preserve">Merchant, C.J., Paul, F., Popp, T., Ablain, M., Bontemps, S., Defourny, P., Hollmann, R., Lavergne, T., Laeng, A., de Leeuw, G., Mittaz, J., Poulsen, C., Povey, A.C., Reuter, M., Sathyendranath, S., Sandven, S., Sofieva, V.F., &amp; Wagner, W. (2017). Uncertainty information in climate data records from Earth observation. </w:t>
      </w:r>
      <w:r>
        <w:rPr>
          <w:i/>
        </w:rPr>
        <w:t>Earth Syst. Sci. Data 9</w:t>
      </w:r>
      <w:bookmarkEnd w:id="188"/>
      <w:r>
        <w:rPr/>
        <w:t>, 511-527. 10.5194/essd-9-511-2017</w:t>
      </w:r>
    </w:p>
    <w:p>
      <w:pPr>
        <w:pStyle w:val="EndNoteBibliography"/>
        <w:rPr/>
      </w:pPr>
      <w:bookmarkStart w:id="189" w:name="_ENREF_28"/>
      <w:r>
        <w:rPr/>
        <w:t xml:space="preserve">Miller, S.D., Mills, S.P., Elvidge, C.D., Lindsey, D.T., Lee, T.F., &amp; Hawkins, J.D. (2012). Suomi satellite brings to light a unique frontier of nighttime environmental sensing capabilities. </w:t>
      </w:r>
      <w:r>
        <w:rPr>
          <w:i/>
        </w:rPr>
        <w:t>Proceedings of the National Academy of Sciences 109</w:t>
      </w:r>
      <w:bookmarkEnd w:id="189"/>
      <w:r>
        <w:rPr/>
        <w:t>, 15706-15711. 10.1073/pnas.1207034109</w:t>
      </w:r>
    </w:p>
    <w:p>
      <w:pPr>
        <w:pStyle w:val="EndNoteBibliography"/>
        <w:rPr/>
      </w:pPr>
      <w:bookmarkStart w:id="190" w:name="_ENREF_29"/>
      <w:r>
        <w:rPr/>
        <w:t xml:space="preserve">Minnett, P.J. (1990). The regional optimization of infrared measurements of sea-surface temperature from space. </w:t>
      </w:r>
      <w:r>
        <w:rPr>
          <w:i/>
        </w:rPr>
        <w:t>Journal of Geophysical Research 95</w:t>
      </w:r>
      <w:bookmarkEnd w:id="190"/>
      <w:r>
        <w:rPr/>
        <w:t xml:space="preserve">, 13,497-413,510., </w:t>
      </w:r>
    </w:p>
    <w:p>
      <w:pPr>
        <w:pStyle w:val="EndNoteBibliography"/>
        <w:rPr/>
      </w:pPr>
      <w:bookmarkStart w:id="191" w:name="_ENREF_30"/>
      <w:r>
        <w:rPr/>
        <w:t xml:space="preserve">Minnett, P.J. (1991). Consequences of sea surface temperature variability on the validation and applications of satellite measurements. </w:t>
      </w:r>
      <w:r>
        <w:rPr>
          <w:i/>
        </w:rPr>
        <w:t>Journal of  Geophysical Research 96</w:t>
      </w:r>
      <w:bookmarkEnd w:id="191"/>
      <w:r>
        <w:rPr/>
        <w:t xml:space="preserve">, 18,475-418,489., </w:t>
      </w:r>
    </w:p>
    <w:p>
      <w:pPr>
        <w:pStyle w:val="EndNoteBibliography"/>
        <w:rPr/>
      </w:pPr>
      <w:bookmarkStart w:id="192" w:name="_ENREF_31"/>
      <w:r>
        <w:rPr/>
        <w:t xml:space="preserve">Minnett, P.J. (2003). Radiometric measurements of the sea-surface skin temperature - the competing roles of the diurnal thermocline and the cool skin. </w:t>
      </w:r>
      <w:r>
        <w:rPr>
          <w:i/>
        </w:rPr>
        <w:t>International Journal of Remote Sensing 24</w:t>
      </w:r>
      <w:bookmarkEnd w:id="192"/>
      <w:r>
        <w:rPr/>
        <w:t xml:space="preserve">, 5033-5047. </w:t>
      </w:r>
    </w:p>
    <w:p>
      <w:pPr>
        <w:pStyle w:val="EndNoteBibliography"/>
        <w:rPr/>
      </w:pPr>
      <w:bookmarkStart w:id="193" w:name="_ENREF_32"/>
      <w:r>
        <w:rPr/>
        <w:t xml:space="preserve">Minnett, P.J. (2010). The Validation of Sea Surface Temperature Retrievals from Spaceborne Infrared Radiometers. In V. Barale, J.F.R. Gower, &amp; L. Alberotanza (Eds.), </w:t>
      </w:r>
      <w:r>
        <w:rPr>
          <w:i/>
        </w:rPr>
        <w:t>Oceanography from Space, revisited.</w:t>
      </w:r>
      <w:bookmarkEnd w:id="193"/>
      <w:r>
        <w:rPr/>
        <w:t xml:space="preserve"> (pp. 273-295): Springer Science+Business Media B.V.</w:t>
      </w:r>
    </w:p>
    <w:p>
      <w:pPr>
        <w:pStyle w:val="EndNoteBibliography"/>
        <w:rPr/>
      </w:pPr>
      <w:bookmarkStart w:id="194" w:name="_ENREF_33"/>
      <w:r>
        <w:rPr/>
        <w:t xml:space="preserve">Minnett, P.J., &amp; Corlett, G.K. (2012). A pathway to generating Climate Data Records of sea-surface temperature from satellite measurements. </w:t>
      </w:r>
      <w:r>
        <w:rPr>
          <w:i/>
        </w:rPr>
        <w:t>Deep Sea Research Part II: Topical Studies in Oceanography 77–80</w:t>
      </w:r>
      <w:bookmarkEnd w:id="194"/>
      <w:r>
        <w:rPr/>
        <w:t>, 44-51. 10.1016/j.dsr2.2012.04.003</w:t>
      </w:r>
    </w:p>
    <w:p>
      <w:pPr>
        <w:pStyle w:val="EndNoteBibliography"/>
        <w:rPr/>
      </w:pPr>
      <w:bookmarkStart w:id="195" w:name="_ENREF_34"/>
      <w:r>
        <w:rPr/>
        <w:t xml:space="preserve">Minnett, P.J., Kilpatrick, K., Podestá, G., Szczodrak, M., Izaguirre, M.A., Williams, E., Walsh, S., Evans, R.H., &amp; Reynolds, R.M. (2017). Suomi-NPP VIIRS Sea Surface Temperature retrievals; algorithm evolution and an assessment of uncertainties. </w:t>
      </w:r>
      <w:r>
        <w:rPr>
          <w:i/>
        </w:rPr>
        <w:t>Remote Sensing of Environment</w:t>
      </w:r>
      <w:bookmarkEnd w:id="195"/>
      <w:r>
        <w:rPr/>
        <w:t>, In preparation.</w:t>
      </w:r>
    </w:p>
    <w:p>
      <w:pPr>
        <w:pStyle w:val="EndNoteBibliography"/>
        <w:rPr/>
      </w:pPr>
      <w:bookmarkStart w:id="196" w:name="_ENREF_35"/>
      <w:r>
        <w:rPr/>
        <w:t xml:space="preserve">Minnett, P.J., Knuteson, R.O., Best, F.A., Osborne, B.J., Hanafin, J.A., &amp; Brown, O.B. (2001). The Marine-Atmospheric Emitted Radiance Interferometer (M-AERI), a high-accuracy, sea-going infrared spectroradiometer. </w:t>
      </w:r>
      <w:r>
        <w:rPr>
          <w:i/>
        </w:rPr>
        <w:t>Journal of Atmospheric and Oceanic Technology 18</w:t>
      </w:r>
      <w:bookmarkEnd w:id="196"/>
      <w:r>
        <w:rPr/>
        <w:t xml:space="preserve">, 994-1013. </w:t>
      </w:r>
    </w:p>
    <w:p>
      <w:pPr>
        <w:pStyle w:val="EndNoteBibliography"/>
        <w:rPr/>
      </w:pPr>
      <w:bookmarkStart w:id="197" w:name="_ENREF_36"/>
      <w:r>
        <w:rPr/>
        <w:t xml:space="preserve">Minnett, P.J., &amp; Smith, D.L. (2014). Postlaunch Calibration and Stability: Thermal Infrared Satellite Radiometers. In G. Zibordi, C.J. Donlon, &amp; A.C. Parr (Eds.), </w:t>
      </w:r>
      <w:r>
        <w:rPr>
          <w:i/>
        </w:rPr>
        <w:t>Experimental Methods in the Physical Sciences, Vol 47, Optical Radiometry for Ocean Climate Measurements</w:t>
      </w:r>
      <w:bookmarkEnd w:id="197"/>
      <w:r>
        <w:rPr/>
        <w:t xml:space="preserve"> (pp. 201-243): Academic Press.</w:t>
      </w:r>
    </w:p>
    <w:p>
      <w:pPr>
        <w:pStyle w:val="EndNoteBibliography"/>
        <w:rPr/>
      </w:pPr>
      <w:bookmarkStart w:id="198" w:name="_ENREF_37"/>
      <w:r>
        <w:rPr/>
        <w:t xml:space="preserve">Minnett, P.J., Smith, M., &amp; Ward, B. (2011). Measurements of the oceanic thermal skin effect. </w:t>
      </w:r>
      <w:r>
        <w:rPr>
          <w:i/>
        </w:rPr>
        <w:t>Deep Sea Research Part II: Topical Studies in Oceanography 58</w:t>
      </w:r>
      <w:bookmarkEnd w:id="198"/>
      <w:r>
        <w:rPr/>
        <w:t>, 861-868. 10.1016/j.dsr2.2010.10.024</w:t>
      </w:r>
    </w:p>
    <w:p>
      <w:pPr>
        <w:pStyle w:val="EndNoteBibliography"/>
        <w:rPr/>
      </w:pPr>
      <w:bookmarkStart w:id="199" w:name="_ENREF_38"/>
      <w:r>
        <w:rPr/>
        <w:t xml:space="preserve">NRC (2000). </w:t>
      </w:r>
      <w:r>
        <w:rPr>
          <w:i/>
        </w:rPr>
        <w:t>Issues in the Integration of Research and Operational Satellite Systems for Climate Research: II. Implementation</w:t>
      </w:r>
      <w:bookmarkEnd w:id="199"/>
      <w:r>
        <w:rPr/>
        <w:t xml:space="preserve">. Washington, DC: National Academy of Sciences. 82 </w:t>
      </w:r>
    </w:p>
    <w:p>
      <w:pPr>
        <w:pStyle w:val="EndNoteBibliography"/>
        <w:rPr/>
      </w:pPr>
      <w:bookmarkStart w:id="200" w:name="_ENREF_39"/>
      <w:r>
        <w:rPr/>
        <w:t xml:space="preserve">O'Carroll, A.G., Eyre, J.R., &amp; Saunders, R.W. (2008). Three-Way Error Analysis between AATSR, AMSR-E, and In Situ Sea Surface Temperature Observations. </w:t>
      </w:r>
      <w:r>
        <w:rPr>
          <w:i/>
        </w:rPr>
        <w:t>Journal of Atmospheric and Oceanic Technology 25</w:t>
      </w:r>
      <w:r>
        <w:rPr/>
        <w:t xml:space="preserve">, 1197-1207. </w:t>
      </w:r>
      <w:hyperlink r:id="rId23">
        <w:bookmarkEnd w:id="200"/>
        <w:r>
          <w:rPr>
            <w:webHidden/>
            <w:rStyle w:val="InternetLink"/>
          </w:rPr>
          <w:t>http://dx.doi.org/10.1175%2F2007JTECHO542.1</w:t>
        </w:r>
      </w:hyperlink>
    </w:p>
    <w:p>
      <w:pPr>
        <w:pStyle w:val="EndNoteBibliography"/>
        <w:rPr/>
      </w:pPr>
      <w:bookmarkStart w:id="201" w:name="_ENREF_40"/>
      <w:r>
        <w:rPr/>
        <w:t xml:space="preserve">Ohring, G., Wielicki, B., Spencer, R., Emery, B., &amp; Datla, R. (2005). Satellite Instrument Calibration for Measuring Global Climate Change: Report of a Workshop. </w:t>
      </w:r>
      <w:r>
        <w:rPr>
          <w:i/>
        </w:rPr>
        <w:t>Bulletin of the American Meteorological Society 86</w:t>
      </w:r>
      <w:r>
        <w:rPr/>
        <w:t xml:space="preserve">, 1303-1313. </w:t>
      </w:r>
      <w:hyperlink r:id="rId24">
        <w:bookmarkEnd w:id="201"/>
        <w:r>
          <w:rPr>
            <w:webHidden/>
            <w:rStyle w:val="InternetLink"/>
          </w:rPr>
          <w:t>http://dx.doi.org/10.1175%2FBAMS-86-9-1303</w:t>
        </w:r>
      </w:hyperlink>
    </w:p>
    <w:p>
      <w:pPr>
        <w:pStyle w:val="EndNoteBibliography"/>
        <w:rPr/>
      </w:pPr>
      <w:bookmarkStart w:id="202" w:name="_ENREF_41"/>
      <w:r>
        <w:rPr/>
        <w:t>Pfahringer, B., Holmes, G., &amp; Kirkby, R. (2001). Optimizing the Induction of Alternating Decision Trees. Fifth Pacific-Asia Conference on Advances in Knowledge Discovery and Data Mining. Edited by (pp. 477-487). (</w:t>
      </w:r>
      <w:hyperlink r:id="rId25">
        <w:r>
          <w:rPr>
            <w:webHidden/>
            <w:rStyle w:val="InternetLink"/>
          </w:rPr>
          <w:t>http://www.cs.waikato.ac.nz/ml/publications/2001/pakdd2001.pdf</w:t>
        </w:r>
      </w:hyperlink>
      <w:bookmarkEnd w:id="202"/>
      <w:r>
        <w:rPr/>
        <w:t xml:space="preserve">). </w:t>
      </w:r>
    </w:p>
    <w:p>
      <w:pPr>
        <w:pStyle w:val="EndNoteBibliography"/>
        <w:rPr/>
      </w:pPr>
      <w:bookmarkStart w:id="203" w:name="_ENREF_42"/>
      <w:r>
        <w:rPr/>
        <w:t xml:space="preserve">Pithan, F., &amp; Mauritsen, T. (2014). Arctic amplification dominated by temperature feedbacks in contemporary climate models. </w:t>
      </w:r>
      <w:r>
        <w:rPr>
          <w:i/>
        </w:rPr>
        <w:t>Nature Geosci 7</w:t>
      </w:r>
      <w:bookmarkEnd w:id="203"/>
      <w:r>
        <w:rPr/>
        <w:t>, 181-184. 10.1038/ngeo2071</w:t>
      </w:r>
    </w:p>
    <w:p>
      <w:pPr>
        <w:pStyle w:val="EndNoteBibliography"/>
        <w:rPr/>
      </w:pPr>
      <w:bookmarkStart w:id="204" w:name="_ENREF_43"/>
      <w:r>
        <w:rPr/>
        <w:t xml:space="preserve">Rice, J.P., Butler, J.J., Johnson, B.C., Minnett, P.J., Maillet, K.A., Nightingale, T.J., Hook, S.J., Abtahi, A., Donlon, C.J., &amp; Barton, I.J. (2004). The Miami2001 Infrared Radiometer Calibration and Intercomparison: 1. Laboratory Characterization of Blackbody Targets. </w:t>
      </w:r>
      <w:r>
        <w:rPr>
          <w:i/>
        </w:rPr>
        <w:t>Journal of Atmospheric and Oceanic Technology 21</w:t>
      </w:r>
      <w:bookmarkEnd w:id="204"/>
      <w:r>
        <w:rPr/>
        <w:t xml:space="preserve">, 258-267. </w:t>
      </w:r>
    </w:p>
    <w:p>
      <w:pPr>
        <w:pStyle w:val="EndNoteBibliography"/>
        <w:rPr/>
      </w:pPr>
      <w:bookmarkStart w:id="205" w:name="_ENREF_44"/>
      <w:r>
        <w:rPr/>
        <w:t xml:space="preserve">Serreze, M.C., &amp; Barry, R.G. (2011). Processes and impacts of Arctic amplification: A research synthesis. </w:t>
      </w:r>
      <w:r>
        <w:rPr>
          <w:i/>
        </w:rPr>
        <w:t>Global and Planetary Change 77</w:t>
      </w:r>
      <w:r>
        <w:rPr/>
        <w:t xml:space="preserve">, 85-96. </w:t>
      </w:r>
      <w:hyperlink r:id="rId26">
        <w:bookmarkEnd w:id="205"/>
        <w:r>
          <w:rPr>
            <w:webHidden/>
            <w:rStyle w:val="InternetLink"/>
          </w:rPr>
          <w:t>http://dx.doi.org/10.1016/j.gloplacha.2011.03.004</w:t>
        </w:r>
      </w:hyperlink>
    </w:p>
    <w:p>
      <w:pPr>
        <w:pStyle w:val="EndNoteBibliography"/>
        <w:rPr/>
      </w:pPr>
      <w:bookmarkStart w:id="206" w:name="_ENREF_45"/>
      <w:bookmarkEnd w:id="206"/>
      <w:r>
        <w:rPr/>
        <w:t xml:space="preserve">Theocharous, E., Barker-Snook, I., &amp; Fox, N.P. (2016). 2016 comparison of IR brightness temperature measurements in support of satellite validation. Part 1: Blackbody Laboratory comparison. (104 pp.) National Physical Laboratory. Teddington, Middlesex, UK. </w:t>
      </w:r>
    </w:p>
    <w:p>
      <w:pPr>
        <w:pStyle w:val="EndNoteBibliography"/>
        <w:rPr/>
      </w:pPr>
      <w:bookmarkStart w:id="207" w:name="_ENREF_46"/>
      <w:r>
        <w:rPr/>
        <w:t xml:space="preserve">Theocharous, E., Fox, N.P., Sapritsky, V.I., Mekhontsev, S.N., &amp; Morozova, S.P. (1998). Absolute measurements of black-body emitted radiance. </w:t>
      </w:r>
      <w:r>
        <w:rPr>
          <w:i/>
        </w:rPr>
        <w:t>Metrologia 35</w:t>
      </w:r>
      <w:r>
        <w:rPr/>
        <w:t xml:space="preserve">, 549 - 554.0026-1394, </w:t>
      </w:r>
      <w:hyperlink r:id="rId27">
        <w:bookmarkEnd w:id="207"/>
        <w:r>
          <w:rPr>
            <w:webHidden/>
            <w:rStyle w:val="InternetLink"/>
          </w:rPr>
          <w:t>http://stacks.iop.org/0026-1394/35/i=4/a=58</w:t>
        </w:r>
      </w:hyperlink>
    </w:p>
    <w:p>
      <w:pPr>
        <w:pStyle w:val="EndNoteBibliography"/>
        <w:rPr/>
      </w:pPr>
      <w:bookmarkStart w:id="208" w:name="_ENREF_47"/>
      <w:r>
        <w:rPr/>
        <w:t xml:space="preserve">Walton, C.C., Pichel, W.G., Sapper, J.F., &amp; May, D.A. (1998). The development and operational application of nonlinear algorithms for the measurement of sea surface temperatures with the NOAA polar-orbiting environmental satellites. </w:t>
      </w:r>
      <w:r>
        <w:rPr>
          <w:i/>
        </w:rPr>
        <w:t>Journal of Geophysical Research 103</w:t>
      </w:r>
      <w:bookmarkEnd w:id="208"/>
      <w:r>
        <w:rPr/>
        <w:t xml:space="preserve">, 27,999-928,012. </w:t>
      </w:r>
    </w:p>
    <w:p>
      <w:pPr>
        <w:pStyle w:val="EndNoteBibliography"/>
        <w:rPr/>
      </w:pPr>
      <w:bookmarkStart w:id="209" w:name="_ENREF_48"/>
      <w:r>
        <w:rPr/>
        <w:t xml:space="preserve">Wimmer, W., &amp; Robinson, I.S. (2016). The ISAR Instrument Uncertainty Model. </w:t>
      </w:r>
      <w:r>
        <w:rPr>
          <w:i/>
        </w:rPr>
        <w:t>Journal of Atmospheric and Oceanic Technology 33</w:t>
      </w:r>
      <w:bookmarkEnd w:id="209"/>
      <w:r>
        <w:rPr/>
        <w:t>, 2415-2433. 10.1175/jtech-d-16-0096.1</w:t>
      </w:r>
    </w:p>
    <w:p>
      <w:pPr>
        <w:pStyle w:val="EndNoteBibliography"/>
        <w:rPr/>
      </w:pPr>
      <w:bookmarkStart w:id="210" w:name="_ENREF_49"/>
      <w:r>
        <w:rPr/>
        <w:t xml:space="preserve">Working Group 1 of the Joint Committee for Guides in Metrology (2008). Evaluation of measurement data — Guide to the expression of uncertainty in measurement (134 pp.) </w:t>
      </w:r>
      <w:hyperlink r:id="rId28">
        <w:r>
          <w:rPr>
            <w:webHidden/>
            <w:rStyle w:val="InternetLink"/>
          </w:rPr>
          <w:t>http://www.bipm.org/en/publications/guides/gum.html</w:t>
        </w:r>
      </w:hyperlink>
      <w:r>
        <w:rPr/>
        <w:t xml:space="preserve">, </w:t>
      </w:r>
      <w:hyperlink r:id="rId29">
        <w:bookmarkEnd w:id="210"/>
        <w:r>
          <w:rPr>
            <w:webHidden/>
            <w:rStyle w:val="InternetLink"/>
          </w:rPr>
          <w:t>http://www.iso.org/sites/JCGM/GUM-introduction.htm</w:t>
        </w:r>
      </w:hyperlink>
    </w:p>
    <w:p>
      <w:pPr>
        <w:pStyle w:val="EndNoteBibliography"/>
        <w:rPr>
          <w:u w:val="single"/>
        </w:rPr>
      </w:pPr>
      <w:bookmarkStart w:id="211" w:name="_ENREF_50"/>
      <w:r>
        <w:rPr/>
        <w:t xml:space="preserve">World Meteorological Organisation and Bureau Internationale de Poids et Mesures (2010). Measurement Challenges for Global Observation Systems for Climate Change Monitoring: Traceability, Stability and Uncertainty, World Meteorological Organization (WMO). Geneva, Switzerland. </w:t>
      </w:r>
      <w:hyperlink r:id="rId30">
        <w:bookmarkEnd w:id="211"/>
        <w:r>
          <w:rPr>
            <w:webHidden/>
            <w:rStyle w:val="InternetLink"/>
          </w:rPr>
          <w:t>http://www.bipm.org/en/conference-centre/bipm-workshops/wmo-bipm_workshop/</w:t>
        </w:r>
      </w:hyperlink>
    </w:p>
    <w:p>
      <w:pPr>
        <w:pStyle w:val="EndNoteBibliography"/>
        <w:rPr/>
      </w:pPr>
      <w:bookmarkStart w:id="212" w:name="_ENREF_51"/>
      <w:r>
        <w:rPr/>
        <w:t xml:space="preserve">Xiong, X., Kwo-Fu, C., Aisheng, W., Barnes, W.L., Guenther, B., &amp; Salomonson, V.V. (2008). Multiyear On-Orbit Calibration and Performance of Terra MODIS Thermal Emissive Bands. </w:t>
      </w:r>
      <w:r>
        <w:rPr>
          <w:i/>
        </w:rPr>
        <w:t>IEEE Transactions on Geoscience and Remote Sensing 46</w:t>
      </w:r>
      <w:bookmarkEnd w:id="212"/>
      <w:r>
        <w:rPr/>
        <w:t xml:space="preserve">, 1790-1803. doi: 10.1109/TGRS.2008.916217 </w:t>
      </w:r>
    </w:p>
    <w:p>
      <w:pPr>
        <w:pStyle w:val="Heading1"/>
        <w:numPr>
          <w:ilvl w:val="0"/>
          <w:numId w:val="2"/>
        </w:numPr>
        <w:rPr/>
      </w:pPr>
      <w:bookmarkStart w:id="213" w:name="_Toc488851841"/>
      <w:bookmarkEnd w:id="213"/>
      <w:r>
        <w:rPr/>
        <w:t>Biographical Sketches</w:t>
      </w:r>
    </w:p>
    <w:p>
      <w:pPr>
        <w:pStyle w:val="Heading2"/>
        <w:numPr>
          <w:ilvl w:val="1"/>
          <w:numId w:val="2"/>
        </w:numPr>
        <w:rPr/>
      </w:pPr>
      <w:bookmarkStart w:id="214" w:name="_Toc488851842"/>
      <w:bookmarkEnd w:id="214"/>
      <w:r>
        <w:rPr/>
        <w:t>Peter J. Minnett, PhD</w:t>
      </w:r>
    </w:p>
    <w:p>
      <w:pPr>
        <w:pStyle w:val="Normal"/>
        <w:spacing w:before="0" w:after="0"/>
        <w:rPr>
          <w:sz w:val="22"/>
        </w:rPr>
      </w:pPr>
      <w:r>
        <w:rPr>
          <w:sz w:val="22"/>
        </w:rPr>
        <w:t>Professor of Ocean Sciences</w:t>
      </w:r>
    </w:p>
    <w:p>
      <w:pPr>
        <w:pStyle w:val="Normal"/>
        <w:spacing w:before="0" w:after="0"/>
        <w:rPr>
          <w:sz w:val="22"/>
        </w:rPr>
      </w:pPr>
      <w:r>
        <w:rPr>
          <w:sz w:val="22"/>
        </w:rPr>
        <w:t>Rosenstiel School of Marine &amp; Atmospheric Science, University of Miami</w:t>
      </w:r>
    </w:p>
    <w:p>
      <w:pPr>
        <w:pStyle w:val="Normal"/>
        <w:spacing w:before="0" w:after="0"/>
        <w:rPr>
          <w:sz w:val="22"/>
        </w:rPr>
      </w:pPr>
      <w:r>
        <w:rPr>
          <w:sz w:val="22"/>
        </w:rPr>
      </w:r>
    </w:p>
    <w:p>
      <w:pPr>
        <w:pStyle w:val="Normal"/>
        <w:spacing w:before="0" w:after="0"/>
        <w:rPr>
          <w:sz w:val="22"/>
          <w:u w:val="single"/>
        </w:rPr>
      </w:pPr>
      <w:r>
        <w:rPr>
          <w:sz w:val="22"/>
          <w:u w:val="single"/>
        </w:rPr>
        <w:t>Higher Education</w:t>
      </w:r>
    </w:p>
    <w:p>
      <w:pPr>
        <w:pStyle w:val="Normal"/>
        <w:spacing w:before="0" w:after="0"/>
        <w:rPr>
          <w:sz w:val="22"/>
        </w:rPr>
      </w:pPr>
      <w:r>
        <w:rPr>
          <w:sz w:val="22"/>
        </w:rPr>
        <w:tab/>
        <w:t>Oxford University, UK, B.A. Physics, 1973</w:t>
      </w:r>
    </w:p>
    <w:p>
      <w:pPr>
        <w:pStyle w:val="Normal"/>
        <w:spacing w:before="0" w:after="0"/>
        <w:rPr>
          <w:sz w:val="22"/>
        </w:rPr>
      </w:pPr>
      <w:r>
        <w:rPr>
          <w:sz w:val="22"/>
        </w:rPr>
        <w:tab/>
        <w:t>Southampton University, UK, M.Sc. Oceanography, 1975</w:t>
      </w:r>
    </w:p>
    <w:p>
      <w:pPr>
        <w:pStyle w:val="Normal"/>
        <w:spacing w:before="0" w:after="0"/>
        <w:rPr>
          <w:sz w:val="22"/>
        </w:rPr>
      </w:pPr>
      <w:r>
        <w:rPr>
          <w:sz w:val="22"/>
        </w:rPr>
        <w:tab/>
        <w:t>Southampton University, UK, Ph.D. Physical Oceanography, 1978</w:t>
        <w:tab/>
      </w:r>
    </w:p>
    <w:p>
      <w:pPr>
        <w:pStyle w:val="Normal"/>
        <w:spacing w:before="0" w:after="0"/>
        <w:rPr>
          <w:sz w:val="8"/>
          <w:szCs w:val="8"/>
        </w:rPr>
      </w:pPr>
      <w:r>
        <w:rPr>
          <w:sz w:val="8"/>
          <w:szCs w:val="8"/>
        </w:rPr>
      </w:r>
    </w:p>
    <w:p>
      <w:pPr>
        <w:pStyle w:val="Normal"/>
        <w:spacing w:before="0" w:after="0"/>
        <w:rPr>
          <w:sz w:val="22"/>
          <w:u w:val="single"/>
        </w:rPr>
      </w:pPr>
      <w:r>
        <w:rPr>
          <w:sz w:val="22"/>
          <w:u w:val="single"/>
        </w:rPr>
        <w:t>Experience</w:t>
      </w:r>
    </w:p>
    <w:tbl>
      <w:tblPr>
        <w:tblW w:w="9630" w:type="dxa"/>
        <w:jc w:val="left"/>
        <w:tblInd w:w="109" w:type="dxa"/>
        <w:tblBorders/>
        <w:tblCellMar>
          <w:top w:w="0" w:type="dxa"/>
          <w:left w:w="108" w:type="dxa"/>
          <w:bottom w:w="0" w:type="dxa"/>
          <w:right w:w="108" w:type="dxa"/>
        </w:tblCellMar>
        <w:tblLook w:val="0000" w:noVBand="0" w:noHBand="0" w:lastColumn="0" w:firstColumn="0" w:lastRow="0" w:firstRow="0"/>
      </w:tblPr>
      <w:tblGrid>
        <w:gridCol w:w="4860"/>
        <w:gridCol w:w="3060"/>
        <w:gridCol w:w="1710"/>
      </w:tblGrid>
      <w:tr>
        <w:trPr/>
        <w:tc>
          <w:tcPr>
            <w:tcW w:w="4860" w:type="dxa"/>
            <w:tcBorders/>
            <w:shd w:fill="auto" w:val="clear"/>
          </w:tcPr>
          <w:p>
            <w:pPr>
              <w:pStyle w:val="Normal"/>
              <w:spacing w:before="0" w:after="0"/>
              <w:rPr>
                <w:sz w:val="22"/>
              </w:rPr>
            </w:pPr>
            <w:r>
              <w:rPr>
                <w:sz w:val="22"/>
              </w:rPr>
              <w:t>European Space Research Institute (ESRIN)</w:t>
              <w:tab/>
            </w:r>
          </w:p>
        </w:tc>
        <w:tc>
          <w:tcPr>
            <w:tcW w:w="3060" w:type="dxa"/>
            <w:tcBorders/>
            <w:shd w:fill="auto" w:val="clear"/>
          </w:tcPr>
          <w:p>
            <w:pPr>
              <w:pStyle w:val="Normal"/>
              <w:spacing w:before="0" w:after="0"/>
              <w:rPr>
                <w:sz w:val="22"/>
              </w:rPr>
            </w:pPr>
            <w:r>
              <w:rPr>
                <w:sz w:val="22"/>
              </w:rPr>
              <w:t>Visiting Scientist</w:t>
            </w:r>
          </w:p>
        </w:tc>
        <w:tc>
          <w:tcPr>
            <w:tcW w:w="1710" w:type="dxa"/>
            <w:tcBorders/>
            <w:shd w:fill="auto" w:val="clear"/>
          </w:tcPr>
          <w:p>
            <w:pPr>
              <w:pStyle w:val="Normal"/>
              <w:spacing w:before="0" w:after="0"/>
              <w:rPr>
                <w:sz w:val="22"/>
              </w:rPr>
            </w:pPr>
            <w:r>
              <w:rPr>
                <w:sz w:val="22"/>
              </w:rPr>
              <w:t>2014-2015</w:t>
            </w:r>
          </w:p>
        </w:tc>
      </w:tr>
      <w:tr>
        <w:trPr/>
        <w:tc>
          <w:tcPr>
            <w:tcW w:w="4860" w:type="dxa"/>
            <w:tcBorders/>
            <w:shd w:fill="auto" w:val="clear"/>
          </w:tcPr>
          <w:p>
            <w:pPr>
              <w:pStyle w:val="Normal"/>
              <w:spacing w:before="0" w:after="0"/>
              <w:rPr>
                <w:sz w:val="22"/>
              </w:rPr>
            </w:pPr>
            <w:r>
              <w:rPr>
                <w:sz w:val="22"/>
              </w:rPr>
              <w:t>University of Miami</w:t>
            </w:r>
          </w:p>
        </w:tc>
        <w:tc>
          <w:tcPr>
            <w:tcW w:w="3060" w:type="dxa"/>
            <w:tcBorders/>
            <w:shd w:fill="auto" w:val="clear"/>
          </w:tcPr>
          <w:p>
            <w:pPr>
              <w:pStyle w:val="Normal"/>
              <w:spacing w:before="0" w:after="0"/>
              <w:rPr>
                <w:sz w:val="22"/>
              </w:rPr>
            </w:pPr>
            <w:r>
              <w:rPr>
                <w:sz w:val="22"/>
              </w:rPr>
              <w:t>Professor, Ocean Sciences</w:t>
            </w:r>
          </w:p>
        </w:tc>
        <w:tc>
          <w:tcPr>
            <w:tcW w:w="1710" w:type="dxa"/>
            <w:tcBorders/>
            <w:shd w:fill="auto" w:val="clear"/>
          </w:tcPr>
          <w:p>
            <w:pPr>
              <w:pStyle w:val="Normal"/>
              <w:spacing w:before="0" w:after="0"/>
              <w:rPr>
                <w:sz w:val="22"/>
              </w:rPr>
            </w:pPr>
            <w:r>
              <w:rPr>
                <w:sz w:val="22"/>
              </w:rPr>
              <w:t>2014-present</w:t>
            </w:r>
          </w:p>
        </w:tc>
      </w:tr>
      <w:tr>
        <w:trPr/>
        <w:tc>
          <w:tcPr>
            <w:tcW w:w="4860" w:type="dxa"/>
            <w:tcBorders/>
            <w:shd w:fill="auto" w:val="clear"/>
          </w:tcPr>
          <w:p>
            <w:pPr>
              <w:pStyle w:val="Normal"/>
              <w:spacing w:before="0" w:after="0"/>
              <w:rPr>
                <w:sz w:val="22"/>
              </w:rPr>
            </w:pPr>
            <w:r>
              <w:rPr>
                <w:sz w:val="22"/>
              </w:rPr>
              <w:t>University of Miami</w:t>
            </w:r>
          </w:p>
        </w:tc>
        <w:tc>
          <w:tcPr>
            <w:tcW w:w="3060" w:type="dxa"/>
            <w:tcBorders/>
            <w:shd w:fill="auto" w:val="clear"/>
          </w:tcPr>
          <w:p>
            <w:pPr>
              <w:pStyle w:val="Normal"/>
              <w:spacing w:before="0" w:after="0"/>
              <w:rPr>
                <w:sz w:val="22"/>
              </w:rPr>
            </w:pPr>
            <w:r>
              <w:rPr>
                <w:sz w:val="22"/>
              </w:rPr>
              <w:t>Chairman, Meteorology&amp; Physical Oceanography</w:t>
            </w:r>
          </w:p>
        </w:tc>
        <w:tc>
          <w:tcPr>
            <w:tcW w:w="1710" w:type="dxa"/>
            <w:tcBorders/>
            <w:shd w:fill="auto" w:val="clear"/>
          </w:tcPr>
          <w:p>
            <w:pPr>
              <w:pStyle w:val="Normal"/>
              <w:spacing w:before="0" w:after="0"/>
              <w:rPr>
                <w:sz w:val="22"/>
              </w:rPr>
            </w:pPr>
            <w:r>
              <w:rPr>
                <w:sz w:val="22"/>
              </w:rPr>
              <w:t>2008-2014</w:t>
            </w:r>
          </w:p>
        </w:tc>
      </w:tr>
      <w:tr>
        <w:trPr/>
        <w:tc>
          <w:tcPr>
            <w:tcW w:w="4860" w:type="dxa"/>
            <w:tcBorders/>
            <w:shd w:fill="auto" w:val="clear"/>
          </w:tcPr>
          <w:p>
            <w:pPr>
              <w:pStyle w:val="Normal"/>
              <w:spacing w:before="0" w:after="0"/>
              <w:rPr>
                <w:sz w:val="22"/>
              </w:rPr>
            </w:pPr>
            <w:r>
              <w:rPr>
                <w:sz w:val="22"/>
              </w:rPr>
              <w:t>University of Miami</w:t>
            </w:r>
          </w:p>
        </w:tc>
        <w:tc>
          <w:tcPr>
            <w:tcW w:w="3060" w:type="dxa"/>
            <w:tcBorders/>
            <w:shd w:fill="auto" w:val="clear"/>
          </w:tcPr>
          <w:p>
            <w:pPr>
              <w:pStyle w:val="Normal"/>
              <w:spacing w:before="0" w:after="0"/>
              <w:rPr>
                <w:sz w:val="22"/>
              </w:rPr>
            </w:pPr>
            <w:r>
              <w:rPr>
                <w:sz w:val="22"/>
              </w:rPr>
              <w:t>Professor, Meteorology &amp; Physical Oceanography</w:t>
            </w:r>
          </w:p>
        </w:tc>
        <w:tc>
          <w:tcPr>
            <w:tcW w:w="1710" w:type="dxa"/>
            <w:tcBorders/>
            <w:shd w:fill="auto" w:val="clear"/>
          </w:tcPr>
          <w:p>
            <w:pPr>
              <w:pStyle w:val="Normal"/>
              <w:spacing w:before="0" w:after="0"/>
              <w:rPr>
                <w:sz w:val="22"/>
              </w:rPr>
            </w:pPr>
            <w:r>
              <w:rPr>
                <w:sz w:val="22"/>
              </w:rPr>
              <w:t>1999-2014</w:t>
            </w:r>
          </w:p>
        </w:tc>
      </w:tr>
      <w:tr>
        <w:trPr/>
        <w:tc>
          <w:tcPr>
            <w:tcW w:w="4860" w:type="dxa"/>
            <w:tcBorders/>
            <w:shd w:fill="auto" w:val="clear"/>
          </w:tcPr>
          <w:p>
            <w:pPr>
              <w:pStyle w:val="Normal"/>
              <w:spacing w:before="0" w:after="0"/>
              <w:rPr>
                <w:sz w:val="22"/>
              </w:rPr>
            </w:pPr>
            <w:r>
              <w:rPr>
                <w:sz w:val="22"/>
              </w:rPr>
              <w:t>University of Miami</w:t>
            </w:r>
          </w:p>
        </w:tc>
        <w:tc>
          <w:tcPr>
            <w:tcW w:w="3060" w:type="dxa"/>
            <w:tcBorders/>
            <w:shd w:fill="auto" w:val="clear"/>
          </w:tcPr>
          <w:p>
            <w:pPr>
              <w:pStyle w:val="Normal"/>
              <w:spacing w:before="0" w:after="0"/>
              <w:rPr>
                <w:sz w:val="22"/>
              </w:rPr>
            </w:pPr>
            <w:r>
              <w:rPr>
                <w:sz w:val="22"/>
              </w:rPr>
              <w:t>Research Professor</w:t>
            </w:r>
          </w:p>
        </w:tc>
        <w:tc>
          <w:tcPr>
            <w:tcW w:w="1710" w:type="dxa"/>
            <w:tcBorders/>
            <w:shd w:fill="auto" w:val="clear"/>
          </w:tcPr>
          <w:p>
            <w:pPr>
              <w:pStyle w:val="Normal"/>
              <w:spacing w:before="0" w:after="0"/>
              <w:rPr>
                <w:sz w:val="22"/>
              </w:rPr>
            </w:pPr>
            <w:r>
              <w:rPr>
                <w:sz w:val="22"/>
              </w:rPr>
              <w:t>1995-1999</w:t>
            </w:r>
          </w:p>
        </w:tc>
      </w:tr>
      <w:tr>
        <w:trPr/>
        <w:tc>
          <w:tcPr>
            <w:tcW w:w="4860" w:type="dxa"/>
            <w:tcBorders/>
            <w:shd w:fill="auto" w:val="clear"/>
          </w:tcPr>
          <w:p>
            <w:pPr>
              <w:pStyle w:val="Normal"/>
              <w:spacing w:before="0" w:after="0"/>
              <w:rPr>
                <w:sz w:val="22"/>
              </w:rPr>
            </w:pPr>
            <w:r>
              <w:rPr>
                <w:sz w:val="22"/>
              </w:rPr>
              <w:t>North Carolina State University</w:t>
            </w:r>
          </w:p>
        </w:tc>
        <w:tc>
          <w:tcPr>
            <w:tcW w:w="3060" w:type="dxa"/>
            <w:tcBorders/>
            <w:shd w:fill="auto" w:val="clear"/>
          </w:tcPr>
          <w:p>
            <w:pPr>
              <w:pStyle w:val="Normal"/>
              <w:spacing w:before="0" w:after="0"/>
              <w:rPr>
                <w:sz w:val="22"/>
              </w:rPr>
            </w:pPr>
            <w:r>
              <w:rPr>
                <w:sz w:val="22"/>
              </w:rPr>
              <w:t>Adjunct Professor</w:t>
            </w:r>
          </w:p>
        </w:tc>
        <w:tc>
          <w:tcPr>
            <w:tcW w:w="1710" w:type="dxa"/>
            <w:tcBorders/>
            <w:shd w:fill="auto" w:val="clear"/>
          </w:tcPr>
          <w:p>
            <w:pPr>
              <w:pStyle w:val="Normal"/>
              <w:spacing w:before="0" w:after="0"/>
              <w:rPr>
                <w:sz w:val="22"/>
              </w:rPr>
            </w:pPr>
            <w:r>
              <w:rPr>
                <w:sz w:val="22"/>
              </w:rPr>
              <w:t>1994-1999</w:t>
            </w:r>
          </w:p>
        </w:tc>
      </w:tr>
      <w:tr>
        <w:trPr/>
        <w:tc>
          <w:tcPr>
            <w:tcW w:w="4860" w:type="dxa"/>
            <w:tcBorders/>
            <w:shd w:fill="auto" w:val="clear"/>
          </w:tcPr>
          <w:p>
            <w:pPr>
              <w:pStyle w:val="Normal"/>
              <w:spacing w:before="0" w:after="0"/>
              <w:rPr>
                <w:sz w:val="22"/>
              </w:rPr>
            </w:pPr>
            <w:r>
              <w:rPr>
                <w:sz w:val="22"/>
              </w:rPr>
              <w:t>State University of New York at Stony Brook</w:t>
            </w:r>
          </w:p>
        </w:tc>
        <w:tc>
          <w:tcPr>
            <w:tcW w:w="3060" w:type="dxa"/>
            <w:tcBorders/>
            <w:shd w:fill="auto" w:val="clear"/>
          </w:tcPr>
          <w:p>
            <w:pPr>
              <w:pStyle w:val="Normal"/>
              <w:spacing w:before="0" w:after="0"/>
              <w:rPr>
                <w:sz w:val="22"/>
              </w:rPr>
            </w:pPr>
            <w:r>
              <w:rPr>
                <w:sz w:val="22"/>
              </w:rPr>
              <w:t>Adjunct Associate Professor</w:t>
            </w:r>
          </w:p>
        </w:tc>
        <w:tc>
          <w:tcPr>
            <w:tcW w:w="1710" w:type="dxa"/>
            <w:tcBorders/>
            <w:shd w:fill="auto" w:val="clear"/>
          </w:tcPr>
          <w:p>
            <w:pPr>
              <w:pStyle w:val="Normal"/>
              <w:spacing w:before="0" w:after="0"/>
              <w:rPr>
                <w:sz w:val="22"/>
              </w:rPr>
            </w:pPr>
            <w:r>
              <w:rPr>
                <w:sz w:val="22"/>
              </w:rPr>
              <w:t>1994-1999</w:t>
            </w:r>
          </w:p>
        </w:tc>
      </w:tr>
      <w:tr>
        <w:trPr/>
        <w:tc>
          <w:tcPr>
            <w:tcW w:w="4860" w:type="dxa"/>
            <w:tcBorders/>
            <w:shd w:fill="auto" w:val="clear"/>
          </w:tcPr>
          <w:p>
            <w:pPr>
              <w:pStyle w:val="Normal"/>
              <w:spacing w:before="0" w:after="0"/>
              <w:rPr>
                <w:sz w:val="22"/>
              </w:rPr>
            </w:pPr>
            <w:r>
              <w:rPr>
                <w:sz w:val="22"/>
              </w:rPr>
              <w:t>Brookhaven National Laboratory</w:t>
            </w:r>
          </w:p>
        </w:tc>
        <w:tc>
          <w:tcPr>
            <w:tcW w:w="3060" w:type="dxa"/>
            <w:tcBorders/>
            <w:shd w:fill="auto" w:val="clear"/>
          </w:tcPr>
          <w:p>
            <w:pPr>
              <w:pStyle w:val="Normal"/>
              <w:spacing w:before="0" w:after="0"/>
              <w:rPr>
                <w:sz w:val="22"/>
              </w:rPr>
            </w:pPr>
            <w:r>
              <w:rPr>
                <w:sz w:val="22"/>
              </w:rPr>
              <w:t>Scientist</w:t>
            </w:r>
          </w:p>
        </w:tc>
        <w:tc>
          <w:tcPr>
            <w:tcW w:w="1710" w:type="dxa"/>
            <w:tcBorders/>
            <w:shd w:fill="auto" w:val="clear"/>
          </w:tcPr>
          <w:p>
            <w:pPr>
              <w:pStyle w:val="Normal"/>
              <w:spacing w:before="0" w:after="0"/>
              <w:rPr>
                <w:sz w:val="22"/>
              </w:rPr>
            </w:pPr>
            <w:r>
              <w:rPr>
                <w:sz w:val="22"/>
              </w:rPr>
              <w:t>1990-1995</w:t>
            </w:r>
          </w:p>
        </w:tc>
      </w:tr>
      <w:tr>
        <w:trPr/>
        <w:tc>
          <w:tcPr>
            <w:tcW w:w="4860" w:type="dxa"/>
            <w:tcBorders/>
            <w:shd w:fill="auto" w:val="clear"/>
          </w:tcPr>
          <w:p>
            <w:pPr>
              <w:pStyle w:val="Normal"/>
              <w:spacing w:before="0" w:after="0"/>
              <w:rPr>
                <w:sz w:val="22"/>
              </w:rPr>
            </w:pPr>
            <w:r>
              <w:rPr>
                <w:sz w:val="22"/>
              </w:rPr>
              <w:t>NATO Saclant Undersea Research Centre</w:t>
            </w:r>
          </w:p>
        </w:tc>
        <w:tc>
          <w:tcPr>
            <w:tcW w:w="3060" w:type="dxa"/>
            <w:tcBorders/>
            <w:shd w:fill="auto" w:val="clear"/>
          </w:tcPr>
          <w:p>
            <w:pPr>
              <w:pStyle w:val="Normal"/>
              <w:spacing w:before="0" w:after="0"/>
              <w:rPr>
                <w:sz w:val="22"/>
              </w:rPr>
            </w:pPr>
            <w:r>
              <w:rPr>
                <w:sz w:val="22"/>
              </w:rPr>
              <w:t>Principal Scientist</w:t>
            </w:r>
          </w:p>
        </w:tc>
        <w:tc>
          <w:tcPr>
            <w:tcW w:w="1710" w:type="dxa"/>
            <w:tcBorders/>
            <w:shd w:fill="auto" w:val="clear"/>
          </w:tcPr>
          <w:p>
            <w:pPr>
              <w:pStyle w:val="Normal"/>
              <w:spacing w:before="0" w:after="0"/>
              <w:rPr>
                <w:sz w:val="22"/>
              </w:rPr>
            </w:pPr>
            <w:r>
              <w:rPr>
                <w:sz w:val="22"/>
              </w:rPr>
              <w:t>1985-1990</w:t>
            </w:r>
          </w:p>
        </w:tc>
      </w:tr>
      <w:tr>
        <w:trPr/>
        <w:tc>
          <w:tcPr>
            <w:tcW w:w="4860" w:type="dxa"/>
            <w:tcBorders/>
            <w:shd w:fill="auto" w:val="clear"/>
          </w:tcPr>
          <w:p>
            <w:pPr>
              <w:pStyle w:val="Normal"/>
              <w:spacing w:before="0" w:after="0"/>
              <w:rPr>
                <w:sz w:val="22"/>
              </w:rPr>
            </w:pPr>
            <w:r>
              <w:rPr>
                <w:sz w:val="22"/>
              </w:rPr>
              <w:t>Rutherford Appleton Laboratory, UK</w:t>
            </w:r>
          </w:p>
        </w:tc>
        <w:tc>
          <w:tcPr>
            <w:tcW w:w="3060" w:type="dxa"/>
            <w:tcBorders/>
            <w:shd w:fill="auto" w:val="clear"/>
          </w:tcPr>
          <w:p>
            <w:pPr>
              <w:pStyle w:val="Normal"/>
              <w:spacing w:before="0" w:after="0"/>
              <w:rPr>
                <w:sz w:val="22"/>
              </w:rPr>
            </w:pPr>
            <w:r>
              <w:rPr>
                <w:sz w:val="22"/>
              </w:rPr>
              <w:t>Senior Scientific Officer</w:t>
            </w:r>
          </w:p>
        </w:tc>
        <w:tc>
          <w:tcPr>
            <w:tcW w:w="1710" w:type="dxa"/>
            <w:tcBorders/>
            <w:shd w:fill="auto" w:val="clear"/>
          </w:tcPr>
          <w:p>
            <w:pPr>
              <w:pStyle w:val="Normal"/>
              <w:spacing w:before="0" w:after="0"/>
              <w:rPr>
                <w:sz w:val="22"/>
              </w:rPr>
            </w:pPr>
            <w:r>
              <w:rPr>
                <w:sz w:val="22"/>
              </w:rPr>
              <w:t>1981-1985</w:t>
            </w:r>
          </w:p>
        </w:tc>
      </w:tr>
      <w:tr>
        <w:trPr/>
        <w:tc>
          <w:tcPr>
            <w:tcW w:w="4860" w:type="dxa"/>
            <w:tcBorders/>
            <w:shd w:fill="auto" w:val="clear"/>
          </w:tcPr>
          <w:p>
            <w:pPr>
              <w:pStyle w:val="Normal"/>
              <w:spacing w:before="0" w:after="0"/>
              <w:rPr>
                <w:sz w:val="22"/>
              </w:rPr>
            </w:pPr>
            <w:r>
              <w:rPr>
                <w:sz w:val="22"/>
              </w:rPr>
              <w:t>Christian-Albrechts University, Kiel, Germany</w:t>
            </w:r>
          </w:p>
        </w:tc>
        <w:tc>
          <w:tcPr>
            <w:tcW w:w="3060" w:type="dxa"/>
            <w:tcBorders/>
            <w:shd w:fill="auto" w:val="clear"/>
          </w:tcPr>
          <w:p>
            <w:pPr>
              <w:pStyle w:val="Normal"/>
              <w:spacing w:before="0" w:after="0"/>
              <w:rPr>
                <w:sz w:val="22"/>
              </w:rPr>
            </w:pPr>
            <w:r>
              <w:rPr>
                <w:sz w:val="22"/>
              </w:rPr>
              <w:t>Scientist</w:t>
            </w:r>
          </w:p>
        </w:tc>
        <w:tc>
          <w:tcPr>
            <w:tcW w:w="1710" w:type="dxa"/>
            <w:tcBorders/>
            <w:shd w:fill="auto" w:val="clear"/>
          </w:tcPr>
          <w:p>
            <w:pPr>
              <w:pStyle w:val="Normal"/>
              <w:spacing w:before="0" w:after="0"/>
              <w:rPr>
                <w:sz w:val="22"/>
              </w:rPr>
            </w:pPr>
            <w:r>
              <w:rPr>
                <w:sz w:val="22"/>
              </w:rPr>
              <w:t>1977-1981</w:t>
            </w:r>
          </w:p>
        </w:tc>
      </w:tr>
    </w:tbl>
    <w:p>
      <w:pPr>
        <w:pStyle w:val="Normal"/>
        <w:spacing w:before="0" w:after="0"/>
        <w:rPr>
          <w:sz w:val="8"/>
          <w:szCs w:val="8"/>
        </w:rPr>
      </w:pPr>
      <w:r>
        <w:rPr>
          <w:sz w:val="8"/>
          <w:szCs w:val="8"/>
        </w:rPr>
      </w:r>
    </w:p>
    <w:p>
      <w:pPr>
        <w:pStyle w:val="Normal"/>
        <w:spacing w:before="0" w:after="0"/>
        <w:rPr>
          <w:sz w:val="22"/>
          <w:u w:val="single"/>
        </w:rPr>
      </w:pPr>
      <w:r>
        <w:rPr>
          <w:sz w:val="22"/>
          <w:u w:val="single"/>
        </w:rPr>
        <w:t xml:space="preserve">Selected Recent Publications </w:t>
      </w:r>
    </w:p>
    <w:p>
      <w:pPr>
        <w:pStyle w:val="Normal"/>
        <w:spacing w:before="0" w:after="0"/>
        <w:ind w:left="360" w:hanging="360"/>
        <w:rPr/>
      </w:pPr>
      <w:r>
        <w:rPr>
          <w:sz w:val="22"/>
        </w:rPr>
        <w:t>Liu, Y., Chin, M., &amp; Minnett, P.J. 2017. Sampling Errors in Satellite-Derived Infrared Sea-Surface Temperatures. Part II:  Sensitivity and Parameterization.</w:t>
      </w:r>
      <w:r>
        <w:rPr>
          <w:i/>
          <w:sz w:val="22"/>
        </w:rPr>
        <w:t xml:space="preserve"> Remote Sensing of Environment. </w:t>
      </w:r>
      <w:r>
        <w:rPr>
          <w:rFonts w:cs="Times New Roman"/>
          <w:i/>
          <w:iCs/>
          <w:sz w:val="20"/>
          <w:szCs w:val="20"/>
        </w:rPr>
        <w:t>198</w:t>
      </w:r>
      <w:r>
        <w:rPr>
          <w:rFonts w:cs="Times New Roman"/>
          <w:sz w:val="20"/>
          <w:szCs w:val="20"/>
        </w:rPr>
        <w:t xml:space="preserve">, 297-309. </w:t>
      </w:r>
      <w:hyperlink r:id="rId31">
        <w:r>
          <w:rPr>
            <w:webHidden/>
            <w:rStyle w:val="InternetLink"/>
            <w:rFonts w:cs="Times New Roman"/>
            <w:color w:val="0000FF"/>
            <w:sz w:val="20"/>
            <w:szCs w:val="20"/>
            <w:u w:val="single"/>
          </w:rPr>
          <w:t>http://dx.doi.org/10.1016/j.rse.2017.06.011</w:t>
        </w:r>
      </w:hyperlink>
    </w:p>
    <w:p>
      <w:pPr>
        <w:pStyle w:val="Normal"/>
        <w:spacing w:before="0" w:after="0"/>
        <w:ind w:left="360" w:hanging="360"/>
        <w:rPr>
          <w:sz w:val="22"/>
        </w:rPr>
      </w:pPr>
      <w:r>
        <w:rPr>
          <w:sz w:val="22"/>
        </w:rPr>
        <w:t xml:space="preserve">Wong, E.W., &amp; Minnett, P.J. 2016a. Retrieval of the Ocean Skin Temperature Profiles from Measurements of Infrared Hyperspectral Radiometers - Part I: Derivation of an Algorithm. </w:t>
      </w:r>
      <w:r>
        <w:rPr>
          <w:i/>
          <w:sz w:val="22"/>
        </w:rPr>
        <w:t>IEEE Transactions on Geoscience and Remote Sensing</w:t>
      </w:r>
      <w:r>
        <w:rPr>
          <w:sz w:val="22"/>
        </w:rPr>
        <w:t>, 54, 1879-1890.</w:t>
      </w:r>
    </w:p>
    <w:p>
      <w:pPr>
        <w:pStyle w:val="Normal"/>
        <w:spacing w:before="0" w:after="0"/>
        <w:ind w:left="360" w:hanging="360"/>
        <w:rPr>
          <w:sz w:val="22"/>
        </w:rPr>
      </w:pPr>
      <w:r>
        <w:rPr>
          <w:sz w:val="22"/>
        </w:rPr>
        <w:t xml:space="preserve">Wong, E.W., &amp; Minnett, P.J. 2016b. Retrieval of the Ocean Skin Temperature Profiles from Measurements of Infrared Hyperspectral Radiometers - Part II: Field Data Analysis. </w:t>
      </w:r>
      <w:r>
        <w:rPr>
          <w:i/>
          <w:sz w:val="22"/>
        </w:rPr>
        <w:t>IEEE Transactions on Geoscience and Remote Sensing</w:t>
      </w:r>
      <w:r>
        <w:rPr>
          <w:sz w:val="22"/>
        </w:rPr>
        <w:t>, 54, 1891-1904.</w:t>
      </w:r>
    </w:p>
    <w:p>
      <w:pPr>
        <w:pStyle w:val="Normal"/>
        <w:spacing w:before="0" w:after="0"/>
        <w:ind w:left="360" w:hanging="360"/>
        <w:rPr>
          <w:sz w:val="22"/>
        </w:rPr>
      </w:pPr>
      <w:r>
        <w:rPr>
          <w:sz w:val="22"/>
        </w:rPr>
        <w:t xml:space="preserve">Liu, Y., &amp; Minnett, P.J. 2016. Sampling errors in satellite-derived infrared sea-surface temperatures. Part I: Global and regional MODIS fields. </w:t>
      </w:r>
      <w:r>
        <w:rPr>
          <w:i/>
          <w:sz w:val="22"/>
        </w:rPr>
        <w:t>Remote Sensing of Environment,</w:t>
      </w:r>
      <w:r>
        <w:rPr>
          <w:sz w:val="22"/>
        </w:rPr>
        <w:t xml:space="preserve"> 177, 48-64.</w:t>
      </w:r>
    </w:p>
    <w:p>
      <w:pPr>
        <w:pStyle w:val="Normal"/>
        <w:spacing w:before="0" w:after="0"/>
        <w:ind w:left="360" w:hanging="360"/>
        <w:rPr>
          <w:sz w:val="22"/>
        </w:rPr>
      </w:pPr>
      <w:r>
        <w:rPr>
          <w:sz w:val="22"/>
        </w:rPr>
        <w:t xml:space="preserve">Carvalho, G.d.A., Minnett, P.J., de Miranda, F.P., Landau, L., &amp; Moreira, F. 2016. The Use of a RADARSAT-derived Long-term Dataset to Investigate the Sea Surface Expressions of Human-related Oil spills and Naturally Occurring Oil Seeps in Campeche Bay, Gulf of Mexico. </w:t>
      </w:r>
      <w:r>
        <w:rPr>
          <w:i/>
          <w:sz w:val="22"/>
        </w:rPr>
        <w:t>Canadian Journal of Remote Sensing</w:t>
      </w:r>
      <w:r>
        <w:rPr>
          <w:sz w:val="22"/>
        </w:rPr>
        <w:t xml:space="preserve">, 42, 1-15. </w:t>
      </w:r>
    </w:p>
    <w:p>
      <w:pPr>
        <w:pStyle w:val="Normal"/>
        <w:spacing w:before="0" w:after="0"/>
        <w:ind w:left="360" w:hanging="360"/>
        <w:rPr>
          <w:sz w:val="22"/>
        </w:rPr>
      </w:pPr>
      <w:r>
        <w:rPr>
          <w:sz w:val="22"/>
        </w:rPr>
        <w:t xml:space="preserve">Walesby, K., Vialard, J., Minnett, P.J., Callaghan, A.H., &amp; Ward, B. 2015. Observations indicative of rain-induced double diffusion in the ocean surface boundary layer. </w:t>
      </w:r>
      <w:r>
        <w:rPr>
          <w:i/>
          <w:sz w:val="22"/>
        </w:rPr>
        <w:t>Geophysical Research Letters.</w:t>
      </w:r>
      <w:r>
        <w:rPr>
          <w:sz w:val="22"/>
        </w:rPr>
        <w:t xml:space="preserve"> DOI </w:t>
      </w:r>
      <w:r>
        <w:rPr>
          <w:sz w:val="18"/>
          <w:szCs w:val="20"/>
        </w:rPr>
        <w:t>10.1002/2015GL063506.</w:t>
      </w:r>
    </w:p>
    <w:p>
      <w:pPr>
        <w:pStyle w:val="Normal"/>
        <w:spacing w:before="0" w:after="0"/>
        <w:ind w:left="360" w:hanging="360"/>
        <w:rPr>
          <w:sz w:val="22"/>
        </w:rPr>
      </w:pPr>
      <w:r>
        <w:rPr>
          <w:sz w:val="22"/>
        </w:rPr>
        <w:t xml:space="preserve">Saunders, R., S. Crewell, R. Gelaro, P.J. Minnett, V-H. Peuch, J. Schmetz, Turner, D., &amp; Velden, C. 2015. Observations for Global to Convective Scale Models. In G. Brunet, Jones, S., &amp; Mills, B. (Ed.), </w:t>
      </w:r>
      <w:r>
        <w:rPr>
          <w:i/>
          <w:iCs/>
          <w:sz w:val="22"/>
        </w:rPr>
        <w:t>Seamless prediction of the Earth system: from minutes to months</w:t>
      </w:r>
      <w:r>
        <w:rPr>
          <w:sz w:val="22"/>
        </w:rPr>
        <w:t xml:space="preserve"> (pp. 15-36). Geneva, Switzerland: World Meteorological Organization.</w:t>
      </w:r>
    </w:p>
    <w:p>
      <w:pPr>
        <w:pStyle w:val="Normal"/>
        <w:spacing w:before="0" w:after="0"/>
        <w:ind w:left="360" w:hanging="360"/>
        <w:rPr>
          <w:sz w:val="22"/>
        </w:rPr>
      </w:pPr>
      <w:r>
        <w:rPr>
          <w:sz w:val="22"/>
        </w:rPr>
        <w:t>Liu, Y., and P.J. Minnett. 2015. Evidence Linking Satellite-derived Sea-Surface Temperature Signals to</w:t>
      </w:r>
      <w:r>
        <w:rPr>
          <w:sz w:val="22"/>
          <w:u w:val="single"/>
        </w:rPr>
        <w:t xml:space="preserve"> </w:t>
      </w:r>
      <w:r>
        <w:rPr>
          <w:sz w:val="22"/>
        </w:rPr>
        <w:t xml:space="preserve">Changes in the Atlantic Meridional Overturning Circulation. </w:t>
      </w:r>
      <w:r>
        <w:rPr>
          <w:i/>
          <w:sz w:val="22"/>
        </w:rPr>
        <w:t>Remote Sensing of Environment</w:t>
      </w:r>
      <w:r>
        <w:rPr>
          <w:sz w:val="22"/>
        </w:rPr>
        <w:t>. 169, 150–162.</w:t>
      </w:r>
    </w:p>
    <w:p>
      <w:pPr>
        <w:pStyle w:val="Normal"/>
        <w:spacing w:before="0" w:after="0"/>
        <w:ind w:left="360" w:hanging="360"/>
        <w:rPr>
          <w:sz w:val="22"/>
        </w:rPr>
      </w:pPr>
      <w:r>
        <w:rPr>
          <w:sz w:val="22"/>
        </w:rPr>
        <w:t>Kilpatrick, K. A., G. Podestá, S. Walsh, E. Williams, V. Halliwell, M. Szczodrak, O. B. Brown, P. J. Minnett and R. Evans, 2015. A decade of sea surface temperature from MODIS</w:t>
      </w:r>
      <w:r>
        <w:rPr>
          <w:i/>
          <w:sz w:val="22"/>
        </w:rPr>
        <w:t>. Remote Sensing of Environment</w:t>
      </w:r>
      <w:r>
        <w:rPr>
          <w:sz w:val="22"/>
        </w:rPr>
        <w:t>, 165, 27-41.</w:t>
      </w:r>
    </w:p>
    <w:p>
      <w:pPr>
        <w:pStyle w:val="Normal"/>
        <w:spacing w:before="0" w:after="0"/>
        <w:ind w:left="360" w:hanging="360"/>
        <w:rPr>
          <w:sz w:val="22"/>
        </w:rPr>
      </w:pPr>
      <w:r>
        <w:rPr>
          <w:sz w:val="22"/>
        </w:rPr>
        <w:t xml:space="preserve">Gehlot, S., Minnett, P.J., &amp; D. Stammer, 2015. Impact of Sahara dust on solar radiation at Cape Verde Islands derived from MODIS and surface measurements. </w:t>
      </w:r>
      <w:r>
        <w:rPr>
          <w:i/>
          <w:sz w:val="22"/>
        </w:rPr>
        <w:t>Remote Sensing of Environment</w:t>
      </w:r>
      <w:r>
        <w:rPr>
          <w:sz w:val="22"/>
        </w:rPr>
        <w:t xml:space="preserve">, 166, 154-162. </w:t>
      </w:r>
    </w:p>
    <w:p>
      <w:pPr>
        <w:pStyle w:val="Normal"/>
        <w:spacing w:before="0" w:after="0"/>
        <w:ind w:left="360" w:hanging="360"/>
        <w:rPr>
          <w:sz w:val="22"/>
        </w:rPr>
      </w:pPr>
      <w:r>
        <w:rPr>
          <w:sz w:val="22"/>
        </w:rPr>
        <w:t xml:space="preserve">Minnett, P. J., and D. L. Smith, 2014. Postlaunch Calibration and Stability: Thermal Infrared Satellite Radiometers, In </w:t>
      </w:r>
      <w:r>
        <w:rPr>
          <w:i/>
          <w:sz w:val="22"/>
        </w:rPr>
        <w:t>Optical Radiometry for Ocean Climate Measurements.</w:t>
      </w:r>
      <w:r>
        <w:rPr>
          <w:sz w:val="22"/>
        </w:rPr>
        <w:t xml:space="preserve"> Experimental Methods in the Physical Sciences, Vol 47. G. Zibordi, C. J. Donlon and A. C. Parr, Eds. Academic Press/Elsevier. (ISBN-13: 978-0-12-417011-7), pp 201-243.</w:t>
      </w:r>
    </w:p>
    <w:p>
      <w:pPr>
        <w:pStyle w:val="Normal"/>
        <w:spacing w:before="0" w:after="0"/>
        <w:ind w:left="360" w:hanging="360"/>
        <w:rPr>
          <w:sz w:val="22"/>
        </w:rPr>
      </w:pPr>
      <w:r>
        <w:rPr>
          <w:sz w:val="22"/>
        </w:rPr>
        <w:t xml:space="preserve">Donlon, C. J., P. J. Minnett, A. Jessup, I. Barton, W. Emery, S. Hook, W. Wimmer, T. J. Nightingale and C. Zappa, 2014. </w:t>
      </w:r>
      <w:r>
        <w:rPr>
          <w:i/>
          <w:sz w:val="22"/>
        </w:rPr>
        <w:t>ibid</w:t>
      </w:r>
      <w:r>
        <w:rPr>
          <w:sz w:val="22"/>
        </w:rPr>
        <w:t>, pp 305-404.</w:t>
      </w:r>
    </w:p>
    <w:p>
      <w:pPr>
        <w:pStyle w:val="Normal"/>
        <w:spacing w:before="0" w:after="0"/>
        <w:ind w:left="360" w:hanging="360"/>
        <w:rPr>
          <w:sz w:val="22"/>
        </w:rPr>
      </w:pPr>
      <w:r>
        <w:rPr>
          <w:sz w:val="22"/>
        </w:rPr>
        <w:t xml:space="preserve">Corlett, G. K., C. J. Merchant, P. J. Minnett, C. J. Donlon, 2014. Assessment of Long-Term Satellite Derived Sea Surface Temperature Records. </w:t>
      </w:r>
      <w:r>
        <w:rPr>
          <w:i/>
          <w:sz w:val="22"/>
        </w:rPr>
        <w:t>ibid</w:t>
      </w:r>
      <w:r>
        <w:rPr>
          <w:sz w:val="22"/>
        </w:rPr>
        <w:t>, pp 639-677.</w:t>
      </w:r>
    </w:p>
    <w:p>
      <w:pPr>
        <w:pStyle w:val="Normal"/>
        <w:spacing w:before="0" w:after="0"/>
        <w:ind w:left="360" w:hanging="360"/>
        <w:rPr>
          <w:sz w:val="22"/>
        </w:rPr>
      </w:pPr>
      <w:r>
        <w:rPr>
          <w:sz w:val="22"/>
        </w:rPr>
        <w:t xml:space="preserve">Zhu, X., Minnett, P.J., Berkelmans, R., Hendee, J., &amp; Manfrino, C. 2014. Diurnal warming in shallow coastal seas: Observations from the Caribbean and Great Barrier Reef regions. </w:t>
      </w:r>
      <w:r>
        <w:rPr>
          <w:i/>
          <w:sz w:val="22"/>
        </w:rPr>
        <w:t xml:space="preserve">Continental Shelf Research, </w:t>
      </w:r>
      <w:r>
        <w:rPr>
          <w:sz w:val="22"/>
        </w:rPr>
        <w:t>82, 85-98.</w:t>
      </w:r>
    </w:p>
    <w:p>
      <w:pPr>
        <w:pStyle w:val="Normal"/>
        <w:spacing w:before="0" w:after="0"/>
        <w:ind w:left="360" w:hanging="360"/>
        <w:rPr/>
      </w:pPr>
      <w:r>
        <w:rPr>
          <w:sz w:val="22"/>
        </w:rPr>
        <w:t xml:space="preserve">Woods, S., P. J. Minnett, C. Gentemann, and D. Bogucki. 2014. </w:t>
      </w:r>
      <w:hyperlink r:id="rId32">
        <w:r>
          <w:rPr>
            <w:webHidden/>
            <w:rStyle w:val="InternetLink"/>
            <w:color w:val="00000A"/>
            <w:sz w:val="20"/>
            <w:u w:val="none"/>
          </w:rPr>
          <w:t>Influence of the cool skin layer on global air-sea CO</w:t>
        </w:r>
        <w:r>
          <w:rPr>
            <w:rStyle w:val="InternetLink"/>
            <w:color w:val="00000A"/>
            <w:sz w:val="20"/>
            <w:u w:val="none"/>
            <w:vertAlign w:val="subscript"/>
          </w:rPr>
          <w:t>2</w:t>
        </w:r>
        <w:r>
          <w:rPr>
            <w:rStyle w:val="InternetLink"/>
            <w:color w:val="00000A"/>
            <w:sz w:val="20"/>
            <w:u w:val="none"/>
          </w:rPr>
          <w:t xml:space="preserve"> flux estimates.</w:t>
        </w:r>
      </w:hyperlink>
      <w:r>
        <w:rPr>
          <w:sz w:val="22"/>
        </w:rPr>
        <w:t xml:space="preserve"> </w:t>
      </w:r>
      <w:r>
        <w:rPr>
          <w:i/>
          <w:sz w:val="22"/>
        </w:rPr>
        <w:t>Remote Sensing of Environment.</w:t>
      </w:r>
      <w:r>
        <w:rPr>
          <w:rFonts w:eastAsia="Times"/>
          <w:b/>
          <w:bCs/>
          <w:sz w:val="22"/>
        </w:rPr>
        <w:t xml:space="preserve"> 145</w:t>
      </w:r>
      <w:r>
        <w:rPr>
          <w:rFonts w:eastAsia="Times"/>
          <w:sz w:val="22"/>
        </w:rPr>
        <w:t>: 15-24.</w:t>
      </w:r>
    </w:p>
    <w:p>
      <w:pPr>
        <w:pStyle w:val="Normal"/>
        <w:spacing w:before="0" w:after="0"/>
        <w:ind w:left="360" w:hanging="360"/>
        <w:rPr/>
      </w:pPr>
      <w:r>
        <w:rPr>
          <w:sz w:val="22"/>
        </w:rPr>
        <w:t xml:space="preserve">Szczodrak, M., P. J Minnett and R. H. Evans, 2014. </w:t>
      </w:r>
      <w:hyperlink r:id="rId33">
        <w:r>
          <w:rPr>
            <w:webHidden/>
            <w:rStyle w:val="InternetLink"/>
            <w:color w:val="00000A"/>
            <w:sz w:val="20"/>
            <w:u w:val="none"/>
          </w:rPr>
          <w:t>The effects of anomalous atmospheres on the accuracy of infrared sea-surface temperature retrievals:  dry air layer intrusions over the tropical ocean.</w:t>
        </w:r>
      </w:hyperlink>
      <w:r>
        <w:rPr>
          <w:sz w:val="22"/>
        </w:rPr>
        <w:t xml:space="preserve"> </w:t>
      </w:r>
      <w:r>
        <w:rPr>
          <w:i/>
          <w:sz w:val="22"/>
        </w:rPr>
        <w:t>Remote Sensing of Environment</w:t>
      </w:r>
      <w:r>
        <w:rPr>
          <w:sz w:val="22"/>
        </w:rPr>
        <w:t xml:space="preserve">, </w:t>
      </w:r>
      <w:r>
        <w:rPr>
          <w:b/>
          <w:sz w:val="22"/>
        </w:rPr>
        <w:t>140</w:t>
      </w:r>
      <w:r>
        <w:rPr>
          <w:sz w:val="22"/>
        </w:rPr>
        <w:t>, 450–465.</w:t>
      </w:r>
    </w:p>
    <w:p>
      <w:pPr>
        <w:pStyle w:val="Normal"/>
        <w:spacing w:before="0" w:after="0"/>
        <w:ind w:left="360" w:hanging="360"/>
        <w:rPr/>
      </w:pPr>
      <w:r>
        <w:rPr>
          <w:sz w:val="22"/>
        </w:rPr>
        <w:t xml:space="preserve">Minnett, P. J., and G. K. Corlett, 2012. </w:t>
      </w:r>
      <w:hyperlink r:id="rId34">
        <w:r>
          <w:rPr>
            <w:webHidden/>
            <w:rStyle w:val="InternetLink"/>
            <w:rFonts w:cs="Courier New"/>
            <w:color w:val="00000A"/>
            <w:sz w:val="20"/>
            <w:u w:val="none"/>
          </w:rPr>
          <w:t>A pathway to generating Climate Data Records of sea-surface temperature from satellite measurements</w:t>
        </w:r>
      </w:hyperlink>
      <w:r>
        <w:rPr>
          <w:sz w:val="22"/>
        </w:rPr>
        <w:t xml:space="preserve">, </w:t>
      </w:r>
      <w:r>
        <w:rPr>
          <w:i/>
          <w:sz w:val="22"/>
        </w:rPr>
        <w:t>Deep Sea Research Part II: Topical Studies in Oceanography</w:t>
      </w:r>
      <w:r>
        <w:rPr>
          <w:sz w:val="22"/>
        </w:rPr>
        <w:t xml:space="preserve">, </w:t>
      </w:r>
      <w:r>
        <w:rPr>
          <w:b/>
          <w:sz w:val="22"/>
        </w:rPr>
        <w:t>77–80</w:t>
      </w:r>
      <w:r>
        <w:rPr>
          <w:sz w:val="22"/>
        </w:rPr>
        <w:t>, 44-51, ISSN 0967-0645, 10.1016/j.dsr2.2012.04.003.</w:t>
      </w:r>
    </w:p>
    <w:p>
      <w:pPr>
        <w:pStyle w:val="Normal"/>
        <w:spacing w:before="0" w:after="0"/>
        <w:ind w:left="360" w:hanging="360"/>
        <w:rPr>
          <w:sz w:val="22"/>
        </w:rPr>
      </w:pPr>
      <w:r>
        <w:rPr>
          <w:sz w:val="22"/>
        </w:rPr>
        <w:t xml:space="preserve">Minnett, P. J., M. Smith, and B. Ward, 2011, Measurements of the oceanic thermal skin effect. </w:t>
      </w:r>
      <w:r>
        <w:rPr>
          <w:i/>
          <w:iCs/>
          <w:sz w:val="22"/>
        </w:rPr>
        <w:t>Deep Sea Research Part II: Topical Studies in Oceanography</w:t>
      </w:r>
      <w:r>
        <w:rPr>
          <w:sz w:val="22"/>
        </w:rPr>
        <w:t xml:space="preserve">, </w:t>
      </w:r>
      <w:r>
        <w:rPr>
          <w:b/>
          <w:bCs/>
          <w:sz w:val="22"/>
        </w:rPr>
        <w:t>58,</w:t>
      </w:r>
      <w:r>
        <w:rPr>
          <w:sz w:val="22"/>
        </w:rPr>
        <w:t xml:space="preserve"> 861-868.</w:t>
      </w:r>
    </w:p>
    <w:p>
      <w:pPr>
        <w:pStyle w:val="Normal"/>
        <w:spacing w:before="0" w:after="0"/>
        <w:ind w:left="360" w:hanging="360"/>
        <w:rPr>
          <w:sz w:val="22"/>
        </w:rPr>
      </w:pPr>
      <w:r>
        <w:rPr>
          <w:sz w:val="22"/>
        </w:rPr>
        <w:t xml:space="preserve">Minnett, P.J., 2010. The Validation of Sea Surface Temperature Retrievals from Spaceborne Infrared Radiometers. In: Barale, V., Gower, J.F.R., Alberotanza, L. (Eds.), </w:t>
      </w:r>
      <w:r>
        <w:rPr>
          <w:i/>
          <w:sz w:val="22"/>
        </w:rPr>
        <w:t>Oceanography from Space, revisited</w:t>
      </w:r>
      <w:r>
        <w:rPr>
          <w:sz w:val="22"/>
        </w:rPr>
        <w:t>. Springer Science+Business Media B.V., pp. 273-295.</w:t>
      </w:r>
    </w:p>
    <w:p>
      <w:pPr>
        <w:pStyle w:val="Normal"/>
        <w:spacing w:before="0" w:after="0"/>
        <w:ind w:left="360" w:hanging="360"/>
        <w:rPr>
          <w:sz w:val="22"/>
        </w:rPr>
      </w:pPr>
      <w:r>
        <w:rPr>
          <w:sz w:val="22"/>
        </w:rPr>
        <w:t xml:space="preserve">Castro, S. L., G. A. Wick, P. J. Minnett, A. T. Jessup, and W. J. Emery, 2010. The impact of measurement uncertainty and spatial variability on the accuracy of skin and subsurface regression-based sea surface temperature algorithms. </w:t>
      </w:r>
      <w:r>
        <w:rPr>
          <w:i/>
          <w:sz w:val="22"/>
        </w:rPr>
        <w:t>Remote Sensing of Environmen</w:t>
      </w:r>
      <w:r>
        <w:rPr>
          <w:sz w:val="22"/>
        </w:rPr>
        <w:t>t, 114, 2666-2678</w:t>
      </w:r>
    </w:p>
    <w:p>
      <w:pPr>
        <w:pStyle w:val="Normal"/>
        <w:spacing w:before="0" w:after="0"/>
        <w:rPr>
          <w:sz w:val="22"/>
        </w:rPr>
      </w:pPr>
      <w:r>
        <w:rPr>
          <w:sz w:val="22"/>
          <w:u w:val="single"/>
        </w:rPr>
        <w:t>Relevant Community Activities</w:t>
      </w:r>
      <w:r>
        <w:rPr>
          <w:sz w:val="22"/>
        </w:rPr>
        <w:t xml:space="preserve">: </w:t>
      </w:r>
    </w:p>
    <w:p>
      <w:pPr>
        <w:pStyle w:val="Normal"/>
        <w:spacing w:before="0" w:after="0"/>
        <w:rPr>
          <w:sz w:val="22"/>
        </w:rPr>
      </w:pPr>
      <w:r>
        <w:rPr>
          <w:sz w:val="22"/>
        </w:rPr>
        <w:t>Member, ESA-EUMETSAT Sentinel-3 Validation Team, 2013-</w:t>
      </w:r>
    </w:p>
    <w:p>
      <w:pPr>
        <w:pStyle w:val="Normal"/>
        <w:spacing w:before="0" w:after="0"/>
        <w:rPr>
          <w:sz w:val="22"/>
        </w:rPr>
      </w:pPr>
      <w:r>
        <w:rPr>
          <w:sz w:val="22"/>
        </w:rPr>
        <w:t>Chair, Science Team, Group for High Resolution Sea Surface Temperature, 2011 - 2016</w:t>
      </w:r>
    </w:p>
    <w:p>
      <w:pPr>
        <w:pStyle w:val="Normal"/>
        <w:spacing w:before="0" w:after="0"/>
        <w:rPr>
          <w:sz w:val="22"/>
        </w:rPr>
      </w:pPr>
      <w:r>
        <w:rPr>
          <w:sz w:val="22"/>
        </w:rPr>
        <w:t xml:space="preserve">Member, METImage Science Advisory Group, EUMETSAT &amp; DLR, 2011 – </w:t>
      </w:r>
    </w:p>
    <w:p>
      <w:pPr>
        <w:pStyle w:val="Normal"/>
        <w:spacing w:before="0" w:after="0"/>
        <w:rPr>
          <w:sz w:val="22"/>
        </w:rPr>
      </w:pPr>
      <w:r>
        <w:rPr>
          <w:sz w:val="22"/>
        </w:rPr>
        <w:t>Member, Universities Space Research Association, Earth Science Council, 2009-</w:t>
      </w:r>
    </w:p>
    <w:p>
      <w:pPr>
        <w:pStyle w:val="Normal"/>
        <w:spacing w:before="0" w:after="0"/>
        <w:rPr>
          <w:sz w:val="22"/>
        </w:rPr>
      </w:pPr>
      <w:r>
        <w:rPr>
          <w:sz w:val="22"/>
        </w:rPr>
        <w:t>Team Leader, CDRs for SST, International Space Science Institute, Bern, Switzerland, 2011- 2014.</w:t>
      </w:r>
    </w:p>
    <w:p>
      <w:pPr>
        <w:pStyle w:val="Normal"/>
        <w:spacing w:before="0" w:after="0"/>
        <w:rPr>
          <w:sz w:val="22"/>
        </w:rPr>
      </w:pPr>
      <w:r>
        <w:rPr>
          <w:sz w:val="22"/>
        </w:rPr>
        <w:t>Member, Science Study Group for the Hyperspectral Infrared Imager (HyspIRI), NASA, 2008-</w:t>
      </w:r>
    </w:p>
    <w:p>
      <w:pPr>
        <w:pStyle w:val="Normal"/>
        <w:spacing w:before="0" w:after="0"/>
        <w:rPr>
          <w:sz w:val="22"/>
        </w:rPr>
      </w:pPr>
      <w:r>
        <w:rPr>
          <w:sz w:val="22"/>
        </w:rPr>
        <w:t>Subject Matter Expert, NPOESS Mission, 2007 - 2010</w:t>
      </w:r>
    </w:p>
    <w:p>
      <w:pPr>
        <w:pStyle w:val="Normal"/>
        <w:spacing w:before="0" w:after="0"/>
        <w:rPr>
          <w:sz w:val="22"/>
        </w:rPr>
      </w:pPr>
      <w:r>
        <w:rPr>
          <w:sz w:val="22"/>
        </w:rPr>
        <w:t>Member, Post-EPR Mission Experts Team, EUMETSAT, 2006 – 2013</w:t>
      </w:r>
    </w:p>
    <w:p>
      <w:pPr>
        <w:pStyle w:val="Normal"/>
        <w:spacing w:before="0" w:after="0"/>
        <w:rPr>
          <w:sz w:val="22"/>
        </w:rPr>
      </w:pPr>
      <w:r>
        <w:rPr>
          <w:sz w:val="22"/>
        </w:rPr>
        <w:t>Member of the Scientific Committee, MERIS/(A)ATSR User Workshops. ESA. 2004, 2005, 2008</w:t>
      </w:r>
    </w:p>
    <w:p>
      <w:pPr>
        <w:pStyle w:val="Normal"/>
        <w:spacing w:before="0" w:after="0"/>
        <w:rPr>
          <w:sz w:val="22"/>
        </w:rPr>
      </w:pPr>
      <w:r>
        <w:rPr>
          <w:sz w:val="22"/>
        </w:rPr>
        <w:t>Science Team Member, Moderate Resolution Imaging Spectroradiometer (MODIS, NASA), 2002-</w:t>
      </w:r>
    </w:p>
    <w:p>
      <w:pPr>
        <w:pStyle w:val="Normal"/>
        <w:spacing w:before="0" w:after="0"/>
        <w:rPr>
          <w:sz w:val="22"/>
        </w:rPr>
      </w:pPr>
      <w:r>
        <w:rPr>
          <w:sz w:val="22"/>
        </w:rPr>
        <w:t>Science Team Member of the GHRSST Project, 2001 –</w:t>
      </w:r>
    </w:p>
    <w:p>
      <w:pPr>
        <w:pStyle w:val="Normal"/>
        <w:spacing w:before="0" w:after="0"/>
        <w:rPr>
          <w:sz w:val="22"/>
        </w:rPr>
      </w:pPr>
      <w:r>
        <w:rPr>
          <w:sz w:val="22"/>
        </w:rPr>
        <w:t>Science Advisory Group Member for the Advanced Along-Track Scanning Radiometer (AATSR). 2000 –</w:t>
      </w:r>
    </w:p>
    <w:p>
      <w:pPr>
        <w:pStyle w:val="Normal"/>
        <w:spacing w:before="0" w:after="0"/>
        <w:rPr>
          <w:sz w:val="22"/>
        </w:rPr>
      </w:pPr>
      <w:r>
        <w:rPr>
          <w:sz w:val="22"/>
          <w:u w:val="single"/>
        </w:rPr>
        <w:t>Relevant Awards</w:t>
      </w:r>
      <w:r>
        <w:rPr>
          <w:sz w:val="22"/>
        </w:rPr>
        <w:t>:</w:t>
      </w:r>
    </w:p>
    <w:p>
      <w:pPr>
        <w:pStyle w:val="Normal"/>
        <w:spacing w:before="0" w:after="0"/>
        <w:rPr>
          <w:sz w:val="22"/>
        </w:rPr>
      </w:pPr>
      <w:r>
        <w:rPr>
          <w:sz w:val="22"/>
        </w:rPr>
        <w:t>NASA Group Achievement Award - MODIS Support Team. August 2001.</w:t>
      </w:r>
    </w:p>
    <w:p>
      <w:pPr>
        <w:pStyle w:val="Normal"/>
        <w:spacing w:before="0" w:after="0"/>
        <w:rPr>
          <w:sz w:val="22"/>
        </w:rPr>
      </w:pPr>
      <w:r>
        <w:rPr>
          <w:sz w:val="22"/>
        </w:rPr>
        <w:t xml:space="preserve">NASA Outstanding Teamwork Award – NASA Earth Observing System </w:t>
      </w:r>
      <w:r>
        <w:rPr>
          <w:i/>
          <w:sz w:val="22"/>
        </w:rPr>
        <w:t>Aqua</w:t>
      </w:r>
      <w:r>
        <w:rPr>
          <w:sz w:val="22"/>
        </w:rPr>
        <w:t xml:space="preserve"> satellite, June 2003.</w:t>
      </w:r>
    </w:p>
    <w:p>
      <w:pPr>
        <w:pStyle w:val="Normal"/>
        <w:spacing w:before="0" w:after="0"/>
        <w:rPr>
          <w:sz w:val="22"/>
        </w:rPr>
      </w:pPr>
      <w:r>
        <w:rPr>
          <w:sz w:val="22"/>
        </w:rPr>
        <w:t xml:space="preserve">NASA Group Achievement Award, </w:t>
      </w:r>
      <w:r>
        <w:rPr>
          <w:i/>
          <w:sz w:val="22"/>
        </w:rPr>
        <w:t xml:space="preserve">Aqua </w:t>
      </w:r>
      <w:r>
        <w:rPr>
          <w:sz w:val="22"/>
        </w:rPr>
        <w:t>Mission Team. August 2003.</w:t>
      </w:r>
    </w:p>
    <w:p>
      <w:pPr>
        <w:pStyle w:val="Heading2"/>
        <w:numPr>
          <w:ilvl w:val="1"/>
          <w:numId w:val="2"/>
        </w:numPr>
        <w:rPr/>
      </w:pPr>
      <w:bookmarkStart w:id="215" w:name="_Toc488851843"/>
      <w:r>
        <w:rPr/>
        <w:t>Guillermo Podest</w:t>
      </w:r>
      <w:r>
        <w:rPr>
          <w:rFonts w:cs="Times New Roman"/>
        </w:rPr>
        <w:t>á</w:t>
      </w:r>
      <w:bookmarkEnd w:id="215"/>
      <w:r>
        <w:rPr/>
        <w:t xml:space="preserve"> PhD.</w:t>
      </w:r>
    </w:p>
    <w:p>
      <w:pPr>
        <w:pStyle w:val="Normal"/>
        <w:spacing w:lineRule="auto" w:line="276" w:before="0" w:after="200"/>
        <w:rPr/>
      </w:pPr>
      <w:r>
        <w:rPr/>
      </w:r>
      <w:r>
        <w:br w:type="page"/>
      </w:r>
    </w:p>
    <w:p>
      <w:pPr>
        <w:pStyle w:val="Heading2"/>
        <w:numPr>
          <w:ilvl w:val="1"/>
          <w:numId w:val="2"/>
        </w:numPr>
        <w:rPr/>
      </w:pPr>
      <w:bookmarkStart w:id="216" w:name="_Toc488851844"/>
      <w:bookmarkEnd w:id="216"/>
      <w:r>
        <w:rPr/>
        <w:t>Malgorzata Szczodrak PhD.</w:t>
      </w:r>
    </w:p>
    <w:p>
      <w:pPr>
        <w:pStyle w:val="Default"/>
        <w:spacing w:before="2" w:after="2"/>
        <w:rPr/>
      </w:pPr>
      <w:r>
        <w:rPr/>
        <w:t xml:space="preserve">Associate Scientist, Rosenstiel School of Marine &amp; Atmospheric Science, University of Miami. </w:t>
      </w:r>
    </w:p>
    <w:p>
      <w:pPr>
        <w:pStyle w:val="Default"/>
        <w:tabs>
          <w:tab w:val="left" w:pos="2160" w:leader="none"/>
        </w:tabs>
        <w:spacing w:before="2" w:after="2"/>
        <w:ind w:left="2160" w:hanging="2160"/>
        <w:rPr/>
      </w:pPr>
      <w:r>
        <w:rPr>
          <w:b/>
          <w:bCs/>
        </w:rPr>
        <w:t xml:space="preserve">Higher education: </w:t>
        <w:tab/>
      </w:r>
      <w:r>
        <w:rPr/>
        <w:t xml:space="preserve">1998 PhD, Atmospheric Science; University of British Columbia, Canada </w:t>
      </w:r>
    </w:p>
    <w:p>
      <w:pPr>
        <w:pStyle w:val="Default"/>
        <w:spacing w:before="2" w:after="2"/>
        <w:ind w:left="1440" w:firstLine="720"/>
        <w:rPr/>
      </w:pPr>
      <w:r>
        <w:rPr/>
        <w:t xml:space="preserve">1991 Diploma, Meteorology; University of British Columbia, Canada </w:t>
      </w:r>
    </w:p>
    <w:p>
      <w:pPr>
        <w:pStyle w:val="Default"/>
        <w:spacing w:before="2" w:after="2"/>
        <w:ind w:left="1440" w:firstLine="720"/>
        <w:rPr/>
      </w:pPr>
      <w:r>
        <w:rPr/>
        <w:t xml:space="preserve">1984 B.Sc/M.Sc, Physics; Jagiellonian University, Poland </w:t>
      </w:r>
    </w:p>
    <w:p>
      <w:pPr>
        <w:pStyle w:val="Default"/>
        <w:spacing w:before="2" w:after="2"/>
        <w:rPr/>
      </w:pPr>
      <w:r>
        <w:rPr>
          <w:b/>
          <w:bCs/>
        </w:rPr>
        <w:t xml:space="preserve">Experience: </w:t>
      </w:r>
    </w:p>
    <w:p>
      <w:pPr>
        <w:pStyle w:val="Default"/>
        <w:spacing w:before="2" w:after="2"/>
        <w:ind w:left="1440" w:hanging="1440"/>
        <w:rPr/>
      </w:pPr>
      <w:r>
        <w:rPr/>
        <w:t xml:space="preserve">2008 to present Associate Scientist, Meteorology and Physical Oceanography, Rosenstiel School of Marine and Atmospheric Science, University of Miami. </w:t>
      </w:r>
    </w:p>
    <w:p>
      <w:pPr>
        <w:pStyle w:val="Default"/>
        <w:spacing w:before="2" w:after="2"/>
        <w:ind w:left="1440" w:hanging="1440"/>
        <w:rPr/>
      </w:pPr>
      <w:r>
        <w:rPr/>
        <w:t xml:space="preserve">2001 to 2008 Assistant Scientist, Meteorology and Physical Oceanography, Rosenstiel School of Marine and Atmospheric Science, University of Miami. </w:t>
      </w:r>
    </w:p>
    <w:p>
      <w:pPr>
        <w:pStyle w:val="Default"/>
        <w:spacing w:before="2" w:after="2"/>
        <w:ind w:left="1440" w:hanging="1440"/>
        <w:rPr/>
      </w:pPr>
      <w:r>
        <w:rPr/>
        <w:t xml:space="preserve">1998 to 2001 Postdoctoral Associate, Meteorology and Physical Oceanography, Rosenstiel School of Marine and Atmospheric Science, University of Miami. </w:t>
      </w:r>
    </w:p>
    <w:p>
      <w:pPr>
        <w:pStyle w:val="Default"/>
        <w:spacing w:before="2" w:after="2"/>
        <w:ind w:left="1440" w:hanging="1440"/>
        <w:rPr/>
      </w:pPr>
      <w:r>
        <w:rPr/>
        <w:t xml:space="preserve">1997 to 1998 Health Canada, Environmental Radiation Hazards Division, Radiation Protection Bureau. </w:t>
      </w:r>
    </w:p>
    <w:p>
      <w:pPr>
        <w:pStyle w:val="Default"/>
        <w:spacing w:before="2" w:after="2"/>
        <w:ind w:left="1440" w:hanging="1440"/>
        <w:rPr/>
      </w:pPr>
      <w:r>
        <w:rPr/>
        <w:t xml:space="preserve">1991 to 1998 Research Assistant, Atmospheric Science Programme, Department of Geography, University of British Columbia. </w:t>
      </w:r>
    </w:p>
    <w:p>
      <w:pPr>
        <w:pStyle w:val="Default"/>
        <w:spacing w:before="2" w:after="2"/>
        <w:ind w:left="1440" w:hanging="1440"/>
        <w:rPr/>
      </w:pPr>
      <w:r>
        <w:rPr/>
        <w:t xml:space="preserve">1989 to 1991 Research Assistant, Tri-University Meson Facility (TRIUMF) University of Victoria, Canada. </w:t>
      </w:r>
    </w:p>
    <w:p>
      <w:pPr>
        <w:pStyle w:val="Default"/>
        <w:spacing w:before="2" w:after="2"/>
        <w:rPr/>
      </w:pPr>
      <w:r>
        <w:rPr>
          <w:b/>
          <w:bCs/>
        </w:rPr>
        <w:t xml:space="preserve">Relevant Publications: </w:t>
      </w:r>
    </w:p>
    <w:p>
      <w:pPr>
        <w:pStyle w:val="Default"/>
        <w:spacing w:before="2" w:after="2"/>
        <w:ind w:left="360" w:hanging="360"/>
        <w:rPr/>
      </w:pPr>
      <w:r>
        <w:rPr/>
        <w:t>Kilpatrick, K. A., G. Podestá, S. Walsh, E. Williams, V. Halliwell, M. Szczodrak, O. B. Brown, P. J. Minnett and R. Evans, 2015. A decade of sea surface temperature from MODIS</w:t>
      </w:r>
      <w:r>
        <w:rPr>
          <w:i/>
          <w:iCs/>
        </w:rPr>
        <w:t>. Remote Sensing of Environment</w:t>
      </w:r>
      <w:r>
        <w:rPr/>
        <w:t xml:space="preserve">, 165, 27-41. </w:t>
      </w:r>
    </w:p>
    <w:p>
      <w:pPr>
        <w:pStyle w:val="Default"/>
        <w:spacing w:before="2" w:after="2"/>
        <w:ind w:left="360" w:hanging="360"/>
        <w:rPr/>
      </w:pPr>
      <w:r>
        <w:rPr/>
        <w:t xml:space="preserve">Szczodrak M., P. J. Minnett and R.H. Evans 2014: The effects of anomalous atmospheres on the accuracy of infrared sea-surface temperature retrievals: dry air layer intrusions over the tropical ocean. </w:t>
      </w:r>
      <w:r>
        <w:rPr>
          <w:i/>
          <w:iCs/>
        </w:rPr>
        <w:t>Remote Sensing of Environment</w:t>
      </w:r>
      <w:r>
        <w:rPr/>
        <w:t xml:space="preserve">, </w:t>
      </w:r>
      <w:r>
        <w:rPr>
          <w:b/>
          <w:bCs/>
        </w:rPr>
        <w:t>140</w:t>
      </w:r>
      <w:r>
        <w:rPr/>
        <w:t xml:space="preserve">: 450-465. </w:t>
      </w:r>
    </w:p>
    <w:p>
      <w:pPr>
        <w:pStyle w:val="Default"/>
        <w:spacing w:before="2" w:after="2"/>
        <w:ind w:left="360" w:hanging="360"/>
        <w:rPr/>
      </w:pPr>
      <w:r>
        <w:rPr/>
        <w:t xml:space="preserve">Tjernström, M., C.E. Birch, I.M. Brooks, M.D. Shupe, P.O.G. Persson, J. Sedlar, T. Mauritsen, C. Leck, J. Paatero, M. Szczodrak, and C.R. Wheeler 2012: Meteorological conditions in the central Arctic summer during the Arctic Summer Cloud Ocean Study (ASCOS). </w:t>
      </w:r>
      <w:r>
        <w:rPr>
          <w:i/>
          <w:iCs/>
        </w:rPr>
        <w:t>Atmos. Chem. Phys.</w:t>
      </w:r>
      <w:r>
        <w:rPr/>
        <w:t xml:space="preserve">, 12, 6863-6889, 2012 </w:t>
      </w:r>
    </w:p>
    <w:p>
      <w:pPr>
        <w:pStyle w:val="Default"/>
        <w:spacing w:before="2" w:after="2"/>
        <w:ind w:left="360" w:hanging="360"/>
        <w:rPr/>
      </w:pPr>
      <w:r>
        <w:rPr/>
        <w:t xml:space="preserve">Szczodrak M., P. J. Minnett, N.R. Nalli, W.F. Feltz, 2007: Profiling the Lower Troposphere Over the Ocean With Infrared Hyperspectral Measurements of the Marine-Atmosphere Emitted Radiance Interferometer. </w:t>
      </w:r>
      <w:r>
        <w:rPr>
          <w:i/>
          <w:iCs/>
        </w:rPr>
        <w:t>Journal of Oceanic and Atmospheric Technology</w:t>
      </w:r>
      <w:r>
        <w:rPr/>
        <w:t xml:space="preserve">, 24, 390-402. </w:t>
      </w:r>
    </w:p>
    <w:p>
      <w:pPr>
        <w:pStyle w:val="Default"/>
        <w:spacing w:before="2" w:after="2"/>
        <w:ind w:left="360" w:hanging="360"/>
        <w:rPr/>
      </w:pPr>
      <w:r>
        <w:rPr/>
        <w:t xml:space="preserve">Nalli, N.R., Pablo Clemente-Colon, Peter Minnett, Malgorzata Szczodrak, Vernon Morris, Everette Joseph, Mitchell Goldberg, Chris Barnet, Walter Wolf, Andrew T. Jessup, Ruth Branch, Robert Knuteson, Wayne F. Feltz 2006: Ship-based measurements for infrared sensor validation during AEROSE 2004, </w:t>
      </w:r>
      <w:r>
        <w:rPr>
          <w:i/>
          <w:iCs/>
        </w:rPr>
        <w:t>Journal of Geophysical Research</w:t>
      </w:r>
      <w:r>
        <w:rPr/>
        <w:t xml:space="preserve">, 111, D09S04 doi:10.1029/2005JD006385. </w:t>
      </w:r>
    </w:p>
    <w:p>
      <w:pPr>
        <w:pStyle w:val="Default"/>
        <w:spacing w:before="2" w:after="2"/>
        <w:ind w:left="360" w:hanging="360"/>
        <w:rPr/>
      </w:pPr>
      <w:r>
        <w:rPr/>
        <w:t xml:space="preserve">Nalli, N.R., P. Clemente-Colon, V. Morris, E. Joseph, M. Szczodrak, P. Minnett, J. Shannahoff, M. Goldberg, C. Barnet, W. Wolf, R. Knuteson, and W. Feltz 2005: Profile observations of the Saharan Dust Layer during AEROSE 2004, </w:t>
      </w:r>
      <w:r>
        <w:rPr>
          <w:i/>
          <w:iCs/>
        </w:rPr>
        <w:t>Geophys. Res. Lett</w:t>
      </w:r>
      <w:r>
        <w:rPr/>
        <w:t xml:space="preserve">., 32, 10.1029/2004GL022028. </w:t>
      </w:r>
    </w:p>
    <w:p>
      <w:pPr>
        <w:pStyle w:val="Default"/>
        <w:spacing w:before="2" w:after="2"/>
        <w:ind w:left="360" w:hanging="360"/>
        <w:rPr/>
      </w:pPr>
      <w:r>
        <w:rPr/>
        <w:t xml:space="preserve">Vogelmann A.M., P.J. Flatau, M. Szczodrak, K.M. Markowicz, P.J. Minnett, 2003: Observations of Large Aerosol Greenhouse Effects at the Surface. </w:t>
      </w:r>
      <w:r>
        <w:rPr>
          <w:i/>
          <w:iCs/>
        </w:rPr>
        <w:t xml:space="preserve">Geoph. Res. Lett., </w:t>
      </w:r>
      <w:r>
        <w:rPr/>
        <w:t xml:space="preserve">30(12), 10.1029/2002GL016829. </w:t>
      </w:r>
    </w:p>
    <w:p>
      <w:pPr>
        <w:pStyle w:val="Default"/>
        <w:spacing w:before="2" w:after="2"/>
        <w:ind w:left="360" w:hanging="360"/>
        <w:rPr/>
      </w:pPr>
      <w:r>
        <w:rPr/>
        <w:t xml:space="preserve">Szczodrak M., P.H. Austin, and P.B. Krummel, 2001: Variability of Optical Depth and Effective Radius in Stratocumulus Clouds. </w:t>
      </w:r>
      <w:r>
        <w:rPr>
          <w:i/>
          <w:iCs/>
        </w:rPr>
        <w:t>J. Atmos. Sci.</w:t>
      </w:r>
      <w:r>
        <w:rPr/>
        <w:t xml:space="preserve">, 58, 2912 2926. </w:t>
      </w:r>
    </w:p>
    <w:p>
      <w:pPr>
        <w:pStyle w:val="Default"/>
        <w:spacing w:before="2" w:after="2"/>
        <w:ind w:left="360" w:hanging="360"/>
        <w:rPr/>
      </w:pPr>
      <w:r>
        <w:rPr/>
        <w:t xml:space="preserve">Pincus R., M. Szczodrak, J. Gu and P.H. Austin, 1995: Uncertainty in Cloud Optical Depth Estimates Made from Satellite Radiance Measurements. </w:t>
      </w:r>
      <w:r>
        <w:rPr>
          <w:i/>
          <w:iCs/>
        </w:rPr>
        <w:t>J. Climate</w:t>
      </w:r>
      <w:r>
        <w:rPr/>
        <w:t>, 8, 1453 1462.</w:t>
      </w:r>
    </w:p>
    <w:p>
      <w:pPr>
        <w:pStyle w:val="Heading1"/>
        <w:numPr>
          <w:ilvl w:val="0"/>
          <w:numId w:val="2"/>
        </w:numPr>
        <w:rPr/>
      </w:pPr>
      <w:bookmarkStart w:id="217" w:name="_Toc488851845"/>
      <w:r>
        <w:rPr/>
        <w:t>Current and Pending Support</w:t>
      </w:r>
      <w:bookmarkEnd w:id="217"/>
      <w:r>
        <w:rPr/>
        <w:t xml:space="preserve"> </w:t>
      </w:r>
    </w:p>
    <w:p>
      <w:pPr>
        <w:pStyle w:val="Heading2"/>
        <w:numPr>
          <w:ilvl w:val="1"/>
          <w:numId w:val="2"/>
        </w:numPr>
        <w:rPr/>
      </w:pPr>
      <w:bookmarkStart w:id="218" w:name="_Toc488851846"/>
      <w:bookmarkEnd w:id="218"/>
      <w:r>
        <w:rPr/>
        <w:t>Current Support – Peter J. Minnett PhD</w:t>
      </w:r>
    </w:p>
    <w:tbl>
      <w:tblPr>
        <w:tblW w:w="5000" w:type="pct"/>
        <w:jc w:val="left"/>
        <w:tblInd w:w="0" w:type="dxa"/>
        <w:tblBorders/>
        <w:tblCellMar>
          <w:top w:w="0" w:type="dxa"/>
          <w:left w:w="108" w:type="dxa"/>
          <w:bottom w:w="0" w:type="dxa"/>
          <w:right w:w="108" w:type="dxa"/>
        </w:tblCellMar>
        <w:tblLook w:val="0000" w:noVBand="0" w:noHBand="0" w:lastColumn="0" w:firstColumn="0" w:lastRow="0" w:firstRow="0"/>
      </w:tblPr>
      <w:tblGrid>
        <w:gridCol w:w="5807"/>
        <w:gridCol w:w="1127"/>
        <w:gridCol w:w="1127"/>
        <w:gridCol w:w="1298"/>
      </w:tblGrid>
      <w:tr>
        <w:trPr>
          <w:trHeight w:val="540" w:hRule="atLeast"/>
          <w:cantSplit w:val="true"/>
        </w:trPr>
        <w:tc>
          <w:tcPr>
            <w:tcW w:w="5807" w:type="dxa"/>
            <w:tcBorders/>
            <w:shd w:fill="auto" w:val="clear"/>
          </w:tcPr>
          <w:p>
            <w:pPr>
              <w:pStyle w:val="Normal"/>
              <w:widowControl/>
              <w:bidi w:val="0"/>
              <w:spacing w:lineRule="auto" w:line="240" w:before="0" w:after="120"/>
              <w:jc w:val="left"/>
              <w:rPr/>
            </w:pPr>
            <w:r>
              <w:rPr/>
            </w:r>
          </w:p>
        </w:tc>
        <w:tc>
          <w:tcPr>
            <w:tcW w:w="1127" w:type="dxa"/>
            <w:tcBorders/>
            <w:shd w:fill="auto" w:val="clear"/>
            <w:vAlign w:val="center"/>
          </w:tcPr>
          <w:p>
            <w:pPr>
              <w:pStyle w:val="Normal"/>
              <w:spacing w:before="0" w:after="120"/>
              <w:jc w:val="center"/>
              <w:rPr/>
            </w:pPr>
            <w:r>
              <w:rPr/>
              <w:t>Salary coverage per year</w:t>
            </w:r>
          </w:p>
        </w:tc>
        <w:tc>
          <w:tcPr>
            <w:tcW w:w="1127" w:type="dxa"/>
            <w:tcBorders/>
            <w:shd w:fill="auto" w:val="clear"/>
            <w:vAlign w:val="center"/>
          </w:tcPr>
          <w:p>
            <w:pPr>
              <w:pStyle w:val="Normal"/>
              <w:spacing w:before="0" w:after="120"/>
              <w:jc w:val="center"/>
              <w:rPr/>
            </w:pPr>
            <w:r>
              <w:rPr/>
              <w:t>Duration</w:t>
            </w:r>
          </w:p>
        </w:tc>
        <w:tc>
          <w:tcPr>
            <w:tcW w:w="1298" w:type="dxa"/>
            <w:tcBorders/>
            <w:shd w:fill="auto" w:val="clear"/>
            <w:vAlign w:val="center"/>
          </w:tcPr>
          <w:p>
            <w:pPr>
              <w:pStyle w:val="Normal"/>
              <w:spacing w:before="0" w:after="120"/>
              <w:jc w:val="center"/>
              <w:rPr/>
            </w:pPr>
            <w:r>
              <w:rPr/>
              <w:t>Total award</w:t>
            </w:r>
          </w:p>
        </w:tc>
      </w:tr>
      <w:tr>
        <w:trPr>
          <w:cantSplit w:val="true"/>
        </w:trPr>
        <w:tc>
          <w:tcPr>
            <w:tcW w:w="5807" w:type="dxa"/>
            <w:tcBorders/>
            <w:shd w:fill="auto" w:val="clear"/>
          </w:tcPr>
          <w:p>
            <w:pPr>
              <w:pStyle w:val="Normal"/>
              <w:spacing w:before="0" w:after="0"/>
              <w:rPr/>
            </w:pPr>
            <w:r>
              <w:rPr/>
              <w:t xml:space="preserve">NOPP (Co-I, C. L. Gentemann &amp; P. Cornillon, P.I.s) </w:t>
            </w:r>
          </w:p>
          <w:p>
            <w:pPr>
              <w:pStyle w:val="Normal"/>
              <w:spacing w:before="0" w:after="0"/>
              <w:rPr/>
            </w:pPr>
            <w:r>
              <w:rPr/>
              <w:t>MISST for IOOS</w:t>
            </w:r>
          </w:p>
          <w:p>
            <w:pPr>
              <w:pStyle w:val="Normal"/>
              <w:spacing w:before="0" w:after="0"/>
              <w:rPr/>
            </w:pPr>
            <w:r>
              <w:rPr/>
              <w:t>Eric Lindstrom, eric.j.lindstrom@nasa.gov, 202-358-4540</w:t>
            </w:r>
          </w:p>
          <w:p>
            <w:pPr>
              <w:pStyle w:val="Normal"/>
              <w:spacing w:before="0" w:after="0"/>
              <w:rPr/>
            </w:pPr>
            <w:r>
              <w:rPr/>
            </w:r>
          </w:p>
        </w:tc>
        <w:tc>
          <w:tcPr>
            <w:tcW w:w="1127" w:type="dxa"/>
            <w:tcBorders/>
            <w:shd w:fill="auto" w:val="clear"/>
          </w:tcPr>
          <w:p>
            <w:pPr>
              <w:pStyle w:val="Normal"/>
              <w:widowControl/>
              <w:bidi w:val="0"/>
              <w:spacing w:lineRule="auto" w:line="240" w:before="0" w:after="120"/>
              <w:jc w:val="left"/>
              <w:rPr/>
            </w:pPr>
            <w:r>
              <w:rPr/>
              <w:t>0.25 mo</w:t>
            </w:r>
          </w:p>
        </w:tc>
        <w:tc>
          <w:tcPr>
            <w:tcW w:w="1127" w:type="dxa"/>
            <w:tcBorders/>
            <w:shd w:fill="auto" w:val="clear"/>
          </w:tcPr>
          <w:p>
            <w:pPr>
              <w:pStyle w:val="Normal"/>
              <w:widowControl/>
              <w:bidi w:val="0"/>
              <w:spacing w:lineRule="auto" w:line="240" w:before="0" w:after="120"/>
              <w:jc w:val="left"/>
              <w:rPr/>
            </w:pPr>
            <w:r>
              <w:rPr/>
              <w:t>11/15/12-11/14/17</w:t>
            </w:r>
          </w:p>
        </w:tc>
        <w:tc>
          <w:tcPr>
            <w:tcW w:w="1298" w:type="dxa"/>
            <w:tcBorders/>
            <w:shd w:fill="auto" w:val="clear"/>
          </w:tcPr>
          <w:p>
            <w:pPr>
              <w:pStyle w:val="Normal"/>
              <w:widowControl/>
              <w:bidi w:val="0"/>
              <w:spacing w:lineRule="auto" w:line="240" w:before="0" w:after="120"/>
              <w:jc w:val="left"/>
              <w:rPr/>
            </w:pPr>
            <w:r>
              <w:rPr/>
              <w:t>$ 276,350</w:t>
            </w:r>
          </w:p>
        </w:tc>
      </w:tr>
      <w:tr>
        <w:trPr>
          <w:cantSplit w:val="true"/>
        </w:trPr>
        <w:tc>
          <w:tcPr>
            <w:tcW w:w="5807" w:type="dxa"/>
            <w:tcBorders/>
            <w:shd w:fill="auto" w:val="clear"/>
          </w:tcPr>
          <w:p>
            <w:pPr>
              <w:pStyle w:val="Normal"/>
              <w:spacing w:before="0" w:after="0"/>
              <w:rPr/>
            </w:pPr>
            <w:r>
              <w:rPr/>
              <w:t xml:space="preserve">NASA </w:t>
            </w:r>
          </w:p>
          <w:p>
            <w:pPr>
              <w:pStyle w:val="Normal"/>
              <w:spacing w:before="0" w:after="0"/>
              <w:rPr/>
            </w:pPr>
            <w:r>
              <w:rPr/>
              <w:t>Continued maintenance and minor refinement of algorithms for deriving SST from MODIS</w:t>
            </w:r>
          </w:p>
          <w:p>
            <w:pPr>
              <w:pStyle w:val="Normal"/>
              <w:widowControl/>
              <w:bidi w:val="0"/>
              <w:spacing w:lineRule="auto" w:line="240" w:before="0" w:after="120"/>
              <w:jc w:val="left"/>
              <w:rPr/>
            </w:pPr>
            <w:r>
              <w:rPr/>
              <w:t>Eric Lindstrom, eric.j.lindstrom@nasa.gov, 202-358-4540</w:t>
            </w:r>
          </w:p>
        </w:tc>
        <w:tc>
          <w:tcPr>
            <w:tcW w:w="1127" w:type="dxa"/>
            <w:tcBorders/>
            <w:shd w:fill="auto" w:val="clear"/>
          </w:tcPr>
          <w:p>
            <w:pPr>
              <w:pStyle w:val="Normal"/>
              <w:widowControl/>
              <w:bidi w:val="0"/>
              <w:spacing w:lineRule="auto" w:line="240" w:before="0" w:after="120"/>
              <w:jc w:val="left"/>
              <w:rPr/>
            </w:pPr>
            <w:r>
              <w:rPr/>
              <w:t>0.25 mo</w:t>
            </w:r>
          </w:p>
        </w:tc>
        <w:tc>
          <w:tcPr>
            <w:tcW w:w="1127" w:type="dxa"/>
            <w:tcBorders/>
            <w:shd w:fill="auto" w:val="clear"/>
          </w:tcPr>
          <w:p>
            <w:pPr>
              <w:pStyle w:val="Normal"/>
              <w:widowControl/>
              <w:bidi w:val="0"/>
              <w:spacing w:lineRule="auto" w:line="240" w:before="0" w:after="120"/>
              <w:jc w:val="left"/>
              <w:rPr/>
            </w:pPr>
            <w:r>
              <w:rPr/>
              <w:t>06/10/14-06/9/18</w:t>
            </w:r>
          </w:p>
        </w:tc>
        <w:tc>
          <w:tcPr>
            <w:tcW w:w="1298" w:type="dxa"/>
            <w:tcBorders/>
            <w:shd w:fill="auto" w:val="clear"/>
          </w:tcPr>
          <w:p>
            <w:pPr>
              <w:pStyle w:val="Normal"/>
              <w:widowControl/>
              <w:bidi w:val="0"/>
              <w:spacing w:lineRule="auto" w:line="240" w:before="0" w:after="120"/>
              <w:jc w:val="left"/>
              <w:rPr/>
            </w:pPr>
            <w:r>
              <w:rPr/>
              <w:t>$ 544,321</w:t>
            </w:r>
          </w:p>
        </w:tc>
      </w:tr>
      <w:tr>
        <w:trPr>
          <w:trHeight w:val="1251" w:hRule="atLeast"/>
          <w:cantSplit w:val="true"/>
        </w:trPr>
        <w:tc>
          <w:tcPr>
            <w:tcW w:w="5807" w:type="dxa"/>
            <w:tcBorders/>
            <w:shd w:fill="auto" w:val="clear"/>
          </w:tcPr>
          <w:p>
            <w:pPr>
              <w:pStyle w:val="Normal"/>
              <w:spacing w:lineRule="auto" w:line="240" w:before="0" w:after="0"/>
              <w:rPr/>
            </w:pPr>
            <w:r>
              <w:rPr/>
              <w:t xml:space="preserve">NASA </w:t>
            </w:r>
          </w:p>
          <w:p>
            <w:pPr>
              <w:pStyle w:val="Default"/>
              <w:spacing w:lineRule="auto" w:line="240" w:before="0" w:after="0"/>
              <w:rPr>
                <w:color w:val="00000A"/>
                <w:sz w:val="24"/>
              </w:rPr>
            </w:pPr>
            <w:r>
              <w:rPr>
                <w:color w:val="00000A"/>
                <w:sz w:val="24"/>
              </w:rPr>
              <w:t xml:space="preserve">The forward solution to sea-surface temperature retrieval from MODIS measurements  </w:t>
            </w:r>
          </w:p>
          <w:p>
            <w:pPr>
              <w:pStyle w:val="Normal"/>
              <w:spacing w:lineRule="auto" w:line="240" w:before="0" w:after="120"/>
              <w:rPr/>
            </w:pPr>
            <w:r>
              <w:rPr/>
              <w:t>Eric Lindstrom, eric.j.lindstrom@nasa.gov, 202-358-4540</w:t>
            </w:r>
          </w:p>
        </w:tc>
        <w:tc>
          <w:tcPr>
            <w:tcW w:w="1127" w:type="dxa"/>
            <w:tcBorders/>
            <w:shd w:fill="auto" w:val="clear"/>
          </w:tcPr>
          <w:p>
            <w:pPr>
              <w:pStyle w:val="Normal"/>
              <w:widowControl/>
              <w:bidi w:val="0"/>
              <w:spacing w:lineRule="auto" w:line="240" w:before="0" w:after="120"/>
              <w:jc w:val="left"/>
              <w:rPr/>
            </w:pPr>
            <w:r>
              <w:rPr/>
              <w:t>0.5 mo</w:t>
            </w:r>
          </w:p>
        </w:tc>
        <w:tc>
          <w:tcPr>
            <w:tcW w:w="1127" w:type="dxa"/>
            <w:tcBorders/>
            <w:shd w:color="auto" w:fill="FFFFFF" w:val="clear"/>
          </w:tcPr>
          <w:p>
            <w:pPr>
              <w:pStyle w:val="Normal"/>
              <w:widowControl/>
              <w:bidi w:val="0"/>
              <w:spacing w:lineRule="auto" w:line="240" w:before="0" w:after="120"/>
              <w:jc w:val="left"/>
              <w:rPr/>
            </w:pPr>
            <w:r>
              <w:rPr/>
              <w:t>06/05/14-06/04/18</w:t>
            </w:r>
          </w:p>
        </w:tc>
        <w:tc>
          <w:tcPr>
            <w:tcW w:w="1298" w:type="dxa"/>
            <w:tcBorders/>
            <w:shd w:fill="auto" w:val="clear"/>
          </w:tcPr>
          <w:p>
            <w:pPr>
              <w:pStyle w:val="Normal"/>
              <w:widowControl/>
              <w:bidi w:val="0"/>
              <w:spacing w:lineRule="auto" w:line="240" w:before="0" w:after="120"/>
              <w:jc w:val="left"/>
              <w:rPr/>
            </w:pPr>
            <w:r>
              <w:rPr/>
              <w:t>$ 794,255</w:t>
            </w:r>
          </w:p>
        </w:tc>
      </w:tr>
      <w:tr>
        <w:trPr>
          <w:cantSplit w:val="true"/>
        </w:trPr>
        <w:tc>
          <w:tcPr>
            <w:tcW w:w="5807" w:type="dxa"/>
            <w:tcBorders/>
            <w:shd w:fill="auto" w:val="clear"/>
          </w:tcPr>
          <w:p>
            <w:pPr>
              <w:pStyle w:val="Normal"/>
              <w:spacing w:before="0" w:after="0"/>
              <w:rPr/>
            </w:pPr>
            <w:r>
              <w:rPr/>
              <w:t>NOAA</w:t>
            </w:r>
          </w:p>
          <w:p>
            <w:pPr>
              <w:pStyle w:val="Normal"/>
              <w:widowControl/>
              <w:bidi w:val="0"/>
              <w:spacing w:lineRule="auto" w:line="240" w:before="0" w:after="120"/>
              <w:jc w:val="left"/>
              <w:rPr/>
            </w:pPr>
            <w:r>
              <w:rPr/>
              <w:t xml:space="preserve">Collaboration with NOAA on Pathfinder SST (Co-PI) Sheekela Baker-Yeboah, </w:t>
            </w:r>
            <w:hyperlink r:id="rId35">
              <w:r>
                <w:rPr>
                  <w:webHidden/>
                  <w:rStyle w:val="InternetLink"/>
                  <w:color w:val="000000" w:themeColor="text1"/>
                  <w:u w:val="none"/>
                </w:rPr>
                <w:t>sheekela.baker-yeboah@noaa.gov</w:t>
              </w:r>
            </w:hyperlink>
            <w:r>
              <w:rPr/>
              <w:t>, 301-713-4922</w:t>
            </w:r>
          </w:p>
        </w:tc>
        <w:tc>
          <w:tcPr>
            <w:tcW w:w="1127" w:type="dxa"/>
            <w:tcBorders/>
            <w:shd w:fill="auto" w:val="clear"/>
          </w:tcPr>
          <w:p>
            <w:pPr>
              <w:pStyle w:val="Normal"/>
              <w:widowControl/>
              <w:bidi w:val="0"/>
              <w:spacing w:lineRule="auto" w:line="240" w:before="0" w:after="120"/>
              <w:jc w:val="left"/>
              <w:rPr/>
            </w:pPr>
            <w:r>
              <w:rPr/>
              <w:t>0.1 mo</w:t>
            </w:r>
          </w:p>
        </w:tc>
        <w:tc>
          <w:tcPr>
            <w:tcW w:w="1127" w:type="dxa"/>
            <w:tcBorders/>
            <w:shd w:color="auto" w:fill="FFFFFF" w:val="clear"/>
          </w:tcPr>
          <w:p>
            <w:pPr>
              <w:pStyle w:val="Normal"/>
              <w:widowControl/>
              <w:bidi w:val="0"/>
              <w:spacing w:lineRule="auto" w:line="240" w:before="0" w:after="120"/>
              <w:jc w:val="left"/>
              <w:rPr/>
            </w:pPr>
            <w:r>
              <w:rPr/>
              <w:t>10/01/16-09/30/17</w:t>
            </w:r>
          </w:p>
        </w:tc>
        <w:tc>
          <w:tcPr>
            <w:tcW w:w="1298" w:type="dxa"/>
            <w:tcBorders/>
            <w:shd w:fill="auto" w:val="clear"/>
          </w:tcPr>
          <w:p>
            <w:pPr>
              <w:pStyle w:val="Normal"/>
              <w:widowControl/>
              <w:bidi w:val="0"/>
              <w:spacing w:lineRule="auto" w:line="240" w:before="0" w:after="120"/>
              <w:jc w:val="left"/>
              <w:rPr/>
            </w:pPr>
            <w:r>
              <w:rPr/>
              <w:t>$ 40,357</w:t>
            </w:r>
          </w:p>
        </w:tc>
      </w:tr>
      <w:tr>
        <w:trPr>
          <w:cantSplit w:val="true"/>
        </w:trPr>
        <w:tc>
          <w:tcPr>
            <w:tcW w:w="5807" w:type="dxa"/>
            <w:tcBorders/>
            <w:shd w:fill="auto" w:val="clear"/>
          </w:tcPr>
          <w:p>
            <w:pPr>
              <w:pStyle w:val="Normal"/>
              <w:spacing w:before="0" w:after="0"/>
              <w:rPr/>
            </w:pPr>
            <w:r>
              <w:rPr/>
              <w:t>NASA</w:t>
            </w:r>
          </w:p>
          <w:p>
            <w:pPr>
              <w:pStyle w:val="Normal"/>
              <w:spacing w:before="0" w:after="0"/>
              <w:rPr/>
            </w:pPr>
            <w:r>
              <w:rPr/>
              <w:t>Sea-surface temperatures from Copernicus Sentinel-3s and EUMETSAT Polar System Second Generation (EPS-SG)</w:t>
            </w:r>
          </w:p>
          <w:p>
            <w:pPr>
              <w:pStyle w:val="Normal"/>
              <w:spacing w:before="0" w:after="0"/>
              <w:rPr/>
            </w:pPr>
            <w:r>
              <w:rPr/>
              <w:t>Eric Lindstrom, eric.j.lindstrom@nasa.gov, 202-358-4540</w:t>
            </w:r>
          </w:p>
          <w:p>
            <w:pPr>
              <w:pStyle w:val="Normal"/>
              <w:spacing w:before="0" w:after="0"/>
              <w:rPr/>
            </w:pPr>
            <w:r>
              <w:rPr/>
            </w:r>
          </w:p>
        </w:tc>
        <w:tc>
          <w:tcPr>
            <w:tcW w:w="1127" w:type="dxa"/>
            <w:tcBorders/>
            <w:shd w:fill="auto" w:val="clear"/>
          </w:tcPr>
          <w:p>
            <w:pPr>
              <w:pStyle w:val="Normal"/>
              <w:widowControl/>
              <w:bidi w:val="0"/>
              <w:spacing w:lineRule="auto" w:line="240" w:before="0" w:after="120"/>
              <w:jc w:val="left"/>
              <w:rPr/>
            </w:pPr>
            <w:r>
              <w:rPr/>
              <w:t>1 mo</w:t>
            </w:r>
          </w:p>
        </w:tc>
        <w:tc>
          <w:tcPr>
            <w:tcW w:w="1127" w:type="dxa"/>
            <w:tcBorders/>
            <w:shd w:color="auto" w:fill="FFFFFF" w:val="clear"/>
          </w:tcPr>
          <w:p>
            <w:pPr>
              <w:pStyle w:val="Normal"/>
              <w:rPr/>
            </w:pPr>
            <w:r>
              <w:rPr/>
              <w:t>06/08/17-</w:t>
            </w:r>
          </w:p>
          <w:p>
            <w:pPr>
              <w:pStyle w:val="Normal"/>
              <w:widowControl/>
              <w:bidi w:val="0"/>
              <w:spacing w:lineRule="auto" w:line="240" w:before="0" w:after="120"/>
              <w:jc w:val="left"/>
              <w:rPr/>
            </w:pPr>
            <w:r>
              <w:rPr/>
              <w:t>06/07/22</w:t>
            </w:r>
          </w:p>
        </w:tc>
        <w:tc>
          <w:tcPr>
            <w:tcW w:w="1298" w:type="dxa"/>
            <w:tcBorders/>
            <w:shd w:fill="auto" w:val="clear"/>
          </w:tcPr>
          <w:p>
            <w:pPr>
              <w:pStyle w:val="Normal"/>
              <w:widowControl/>
              <w:bidi w:val="0"/>
              <w:spacing w:lineRule="auto" w:line="240" w:before="0" w:after="120"/>
              <w:jc w:val="left"/>
              <w:rPr/>
            </w:pPr>
            <w:r>
              <w:rPr/>
              <w:t xml:space="preserve">$ 769,127 </w:t>
            </w:r>
          </w:p>
        </w:tc>
      </w:tr>
    </w:tbl>
    <w:p>
      <w:pPr>
        <w:pStyle w:val="Heading2"/>
        <w:numPr>
          <w:ilvl w:val="1"/>
          <w:numId w:val="2"/>
        </w:numPr>
        <w:rPr/>
      </w:pPr>
      <w:bookmarkStart w:id="219" w:name="_Toc488851847"/>
      <w:r>
        <w:rPr/>
        <w:t>Current Support – Guillermo Podest</w:t>
      </w:r>
      <w:bookmarkEnd w:id="219"/>
      <w:r>
        <w:rPr>
          <w:rFonts w:cs="Times New Roman"/>
        </w:rPr>
        <w:t>á PhD</w:t>
      </w:r>
    </w:p>
    <w:p>
      <w:pPr>
        <w:pStyle w:val="Heading2"/>
        <w:numPr>
          <w:ilvl w:val="1"/>
          <w:numId w:val="2"/>
        </w:numPr>
        <w:rPr/>
      </w:pPr>
      <w:bookmarkStart w:id="220" w:name="_Toc488851848"/>
      <w:bookmarkEnd w:id="220"/>
      <w:r>
        <w:rPr/>
        <w:t>Current Support – Malgorzata Szczodrak PhD</w:t>
      </w:r>
    </w:p>
    <w:tbl>
      <w:tblPr>
        <w:tblW w:w="9450" w:type="dxa"/>
        <w:jc w:val="left"/>
        <w:tblInd w:w="0" w:type="dxa"/>
        <w:tblBorders/>
        <w:tblCellMar>
          <w:top w:w="0" w:type="dxa"/>
          <w:left w:w="108" w:type="dxa"/>
          <w:bottom w:w="0" w:type="dxa"/>
          <w:right w:w="108" w:type="dxa"/>
        </w:tblCellMar>
        <w:tblLook w:val="0000" w:noVBand="0" w:noHBand="0" w:lastColumn="0" w:firstColumn="0" w:lastRow="0" w:firstRow="0"/>
      </w:tblPr>
      <w:tblGrid>
        <w:gridCol w:w="5848"/>
        <w:gridCol w:w="1170"/>
        <w:gridCol w:w="1170"/>
        <w:gridCol w:w="1261"/>
      </w:tblGrid>
      <w:tr>
        <w:trPr>
          <w:trHeight w:val="538" w:hRule="atLeast"/>
          <w:cantSplit w:val="true"/>
        </w:trPr>
        <w:tc>
          <w:tcPr>
            <w:tcW w:w="5848" w:type="dxa"/>
            <w:tcBorders/>
            <w:shd w:fill="auto" w:val="clear"/>
          </w:tcPr>
          <w:p>
            <w:pPr>
              <w:pStyle w:val="Normal"/>
              <w:widowControl/>
              <w:bidi w:val="0"/>
              <w:spacing w:lineRule="auto" w:line="240" w:before="0" w:after="120"/>
              <w:jc w:val="left"/>
              <w:rPr/>
            </w:pPr>
            <w:r>
              <w:rPr/>
            </w:r>
          </w:p>
        </w:tc>
        <w:tc>
          <w:tcPr>
            <w:tcW w:w="1170" w:type="dxa"/>
            <w:tcBorders/>
            <w:shd w:fill="auto" w:val="clear"/>
            <w:vAlign w:val="center"/>
          </w:tcPr>
          <w:p>
            <w:pPr>
              <w:pStyle w:val="Normal"/>
              <w:spacing w:before="0" w:after="120"/>
              <w:jc w:val="center"/>
              <w:rPr/>
            </w:pPr>
            <w:r>
              <w:rPr/>
              <w:t>Salary coverage per year</w:t>
            </w:r>
          </w:p>
        </w:tc>
        <w:tc>
          <w:tcPr>
            <w:tcW w:w="1170" w:type="dxa"/>
            <w:tcBorders/>
            <w:shd w:fill="auto" w:val="clear"/>
            <w:vAlign w:val="center"/>
          </w:tcPr>
          <w:p>
            <w:pPr>
              <w:pStyle w:val="Normal"/>
              <w:spacing w:before="0" w:after="120"/>
              <w:jc w:val="center"/>
              <w:rPr/>
            </w:pPr>
            <w:r>
              <w:rPr/>
              <w:t>Duration</w:t>
            </w:r>
          </w:p>
        </w:tc>
        <w:tc>
          <w:tcPr>
            <w:tcW w:w="1261" w:type="dxa"/>
            <w:tcBorders/>
            <w:shd w:fill="auto" w:val="clear"/>
            <w:vAlign w:val="center"/>
          </w:tcPr>
          <w:p>
            <w:pPr>
              <w:pStyle w:val="Normal"/>
              <w:spacing w:before="0" w:after="120"/>
              <w:jc w:val="center"/>
              <w:rPr/>
            </w:pPr>
            <w:r>
              <w:rPr/>
              <w:t>Total award</w:t>
            </w:r>
          </w:p>
        </w:tc>
      </w:tr>
      <w:tr>
        <w:trPr>
          <w:cantSplit w:val="true"/>
        </w:trPr>
        <w:tc>
          <w:tcPr>
            <w:tcW w:w="5848" w:type="dxa"/>
            <w:tcBorders/>
            <w:shd w:fill="auto" w:val="clear"/>
          </w:tcPr>
          <w:p>
            <w:pPr>
              <w:pStyle w:val="Default"/>
              <w:spacing w:before="2" w:after="2"/>
              <w:rPr>
                <w:sz w:val="23"/>
                <w:szCs w:val="23"/>
              </w:rPr>
            </w:pPr>
            <w:r>
              <w:rPr>
                <w:sz w:val="23"/>
                <w:szCs w:val="23"/>
              </w:rPr>
              <w:t xml:space="preserve">NASA (Co-I; P. J. Minnett is PI) </w:t>
            </w:r>
          </w:p>
          <w:p>
            <w:pPr>
              <w:pStyle w:val="Default"/>
              <w:spacing w:before="2" w:after="2"/>
              <w:rPr/>
            </w:pPr>
            <w:r>
              <w:rPr/>
              <w:t xml:space="preserve">The forward solution to sea-surface temperature retrieval from MODIS measurements </w:t>
            </w:r>
          </w:p>
          <w:p>
            <w:pPr>
              <w:pStyle w:val="Normal"/>
              <w:widowControl/>
              <w:bidi w:val="0"/>
              <w:spacing w:lineRule="auto" w:line="240" w:before="0" w:after="120"/>
              <w:jc w:val="left"/>
              <w:rPr/>
            </w:pPr>
            <w:r>
              <w:rPr>
                <w:sz w:val="23"/>
                <w:szCs w:val="23"/>
              </w:rPr>
              <w:t xml:space="preserve">Eric Lindstrom, eric.j.lindstrom@nasa.gov, 202-358-4540 </w:t>
            </w:r>
          </w:p>
        </w:tc>
        <w:tc>
          <w:tcPr>
            <w:tcW w:w="1170" w:type="dxa"/>
            <w:tcBorders/>
            <w:shd w:fill="auto" w:val="clear"/>
          </w:tcPr>
          <w:p>
            <w:pPr>
              <w:pStyle w:val="Normal"/>
              <w:widowControl/>
              <w:bidi w:val="0"/>
              <w:spacing w:lineRule="auto" w:line="240" w:before="0" w:after="120"/>
              <w:jc w:val="left"/>
              <w:rPr/>
            </w:pPr>
            <w:r>
              <w:rPr>
                <w:sz w:val="23"/>
                <w:szCs w:val="23"/>
              </w:rPr>
              <w:t xml:space="preserve">6 mo </w:t>
            </w:r>
          </w:p>
        </w:tc>
        <w:tc>
          <w:tcPr>
            <w:tcW w:w="1170" w:type="dxa"/>
            <w:tcBorders/>
            <w:shd w:color="auto" w:fill="FFFFFF" w:val="clear"/>
          </w:tcPr>
          <w:p>
            <w:pPr>
              <w:pStyle w:val="Normal"/>
              <w:widowControl/>
              <w:bidi w:val="0"/>
              <w:spacing w:lineRule="auto" w:line="240" w:before="0" w:after="120"/>
              <w:jc w:val="left"/>
              <w:rPr>
                <w:highlight w:val="yellow"/>
              </w:rPr>
            </w:pPr>
            <w:r>
              <w:rPr>
                <w:sz w:val="23"/>
                <w:szCs w:val="23"/>
              </w:rPr>
              <w:t xml:space="preserve">06/05/14-06/04/18 </w:t>
            </w:r>
          </w:p>
        </w:tc>
        <w:tc>
          <w:tcPr>
            <w:tcW w:w="1261" w:type="dxa"/>
            <w:tcBorders/>
            <w:shd w:fill="auto" w:val="clear"/>
          </w:tcPr>
          <w:p>
            <w:pPr>
              <w:pStyle w:val="Normal"/>
              <w:widowControl/>
              <w:bidi w:val="0"/>
              <w:spacing w:lineRule="auto" w:line="240" w:before="0" w:after="120"/>
              <w:jc w:val="left"/>
              <w:rPr>
                <w:highlight w:val="yellow"/>
              </w:rPr>
            </w:pPr>
            <w:r>
              <w:rPr>
                <w:sz w:val="23"/>
                <w:szCs w:val="23"/>
              </w:rPr>
              <w:t xml:space="preserve">$ 794,255 </w:t>
            </w:r>
          </w:p>
        </w:tc>
      </w:tr>
      <w:tr>
        <w:trPr>
          <w:cantSplit w:val="true"/>
        </w:trPr>
        <w:tc>
          <w:tcPr>
            <w:tcW w:w="5848" w:type="dxa"/>
            <w:tcBorders/>
            <w:shd w:fill="auto" w:val="clear"/>
          </w:tcPr>
          <w:p>
            <w:pPr>
              <w:pStyle w:val="Normal"/>
              <w:spacing w:before="0" w:after="0"/>
              <w:rPr/>
            </w:pPr>
            <w:r>
              <w:rPr/>
              <w:t>NASA (Co-I; P. J. Minnett is PI)</w:t>
            </w:r>
          </w:p>
          <w:p>
            <w:pPr>
              <w:pStyle w:val="Normal"/>
              <w:spacing w:before="0" w:after="0"/>
              <w:rPr/>
            </w:pPr>
            <w:r>
              <w:rPr/>
              <w:t>Continued maintenance and minor refinement of algorithms for deriving SST from MODIS</w:t>
            </w:r>
          </w:p>
          <w:p>
            <w:pPr>
              <w:pStyle w:val="Default"/>
              <w:spacing w:before="2" w:after="2"/>
              <w:rPr>
                <w:sz w:val="23"/>
                <w:szCs w:val="23"/>
              </w:rPr>
            </w:pPr>
            <w:r>
              <w:rPr/>
              <w:t>Eric Lindstrom, eric.j.lindstrom@nasa.gov, 202-358-4540</w:t>
            </w:r>
          </w:p>
        </w:tc>
        <w:tc>
          <w:tcPr>
            <w:tcW w:w="1170" w:type="dxa"/>
            <w:tcBorders/>
            <w:shd w:fill="auto" w:val="clear"/>
          </w:tcPr>
          <w:p>
            <w:pPr>
              <w:pStyle w:val="Normal"/>
              <w:widowControl/>
              <w:bidi w:val="0"/>
              <w:spacing w:lineRule="auto" w:line="240" w:before="0" w:after="120"/>
              <w:jc w:val="left"/>
              <w:rPr>
                <w:sz w:val="23"/>
                <w:szCs w:val="23"/>
              </w:rPr>
            </w:pPr>
            <w:r>
              <w:rPr/>
              <w:t>1 mo</w:t>
            </w:r>
          </w:p>
        </w:tc>
        <w:tc>
          <w:tcPr>
            <w:tcW w:w="1170" w:type="dxa"/>
            <w:tcBorders/>
            <w:shd w:color="auto" w:fill="FFFFFF" w:val="clear"/>
          </w:tcPr>
          <w:p>
            <w:pPr>
              <w:pStyle w:val="Normal"/>
              <w:widowControl/>
              <w:bidi w:val="0"/>
              <w:spacing w:lineRule="auto" w:line="240" w:before="0" w:after="120"/>
              <w:jc w:val="left"/>
              <w:rPr>
                <w:sz w:val="23"/>
                <w:szCs w:val="23"/>
              </w:rPr>
            </w:pPr>
            <w:r>
              <w:rPr/>
              <w:t>06/10/14-06/09/18</w:t>
            </w:r>
          </w:p>
        </w:tc>
        <w:tc>
          <w:tcPr>
            <w:tcW w:w="1261" w:type="dxa"/>
            <w:tcBorders/>
            <w:shd w:fill="auto" w:val="clear"/>
          </w:tcPr>
          <w:p>
            <w:pPr>
              <w:pStyle w:val="Normal"/>
              <w:widowControl/>
              <w:bidi w:val="0"/>
              <w:spacing w:lineRule="auto" w:line="240" w:before="0" w:after="120"/>
              <w:jc w:val="left"/>
              <w:rPr>
                <w:sz w:val="23"/>
                <w:szCs w:val="23"/>
              </w:rPr>
            </w:pPr>
            <w:r>
              <w:rPr/>
              <w:t>$ 544,321</w:t>
            </w:r>
          </w:p>
        </w:tc>
      </w:tr>
      <w:tr>
        <w:trPr>
          <w:cantSplit w:val="true"/>
        </w:trPr>
        <w:tc>
          <w:tcPr>
            <w:tcW w:w="5848" w:type="dxa"/>
            <w:tcBorders/>
            <w:shd w:fill="auto" w:val="clear"/>
          </w:tcPr>
          <w:p>
            <w:pPr>
              <w:pStyle w:val="Normal"/>
              <w:spacing w:before="0" w:after="0"/>
              <w:rPr/>
            </w:pPr>
            <w:r>
              <w:rPr/>
            </w:r>
          </w:p>
          <w:p>
            <w:pPr>
              <w:pStyle w:val="Normal"/>
              <w:spacing w:before="0" w:after="0"/>
              <w:rPr/>
            </w:pPr>
            <w:r>
              <w:rPr/>
            </w:r>
          </w:p>
        </w:tc>
        <w:tc>
          <w:tcPr>
            <w:tcW w:w="1170" w:type="dxa"/>
            <w:tcBorders/>
            <w:shd w:fill="auto" w:val="clear"/>
          </w:tcPr>
          <w:p>
            <w:pPr>
              <w:pStyle w:val="Normal"/>
              <w:widowControl/>
              <w:bidi w:val="0"/>
              <w:spacing w:lineRule="auto" w:line="240" w:before="0" w:after="120"/>
              <w:jc w:val="left"/>
              <w:rPr/>
            </w:pPr>
            <w:r>
              <w:rPr/>
            </w:r>
          </w:p>
        </w:tc>
        <w:tc>
          <w:tcPr>
            <w:tcW w:w="1170" w:type="dxa"/>
            <w:tcBorders/>
            <w:shd w:color="auto" w:fill="FFFFFF" w:val="clear"/>
          </w:tcPr>
          <w:p>
            <w:pPr>
              <w:pStyle w:val="Normal"/>
              <w:widowControl/>
              <w:bidi w:val="0"/>
              <w:spacing w:lineRule="auto" w:line="240" w:before="0" w:after="120"/>
              <w:jc w:val="left"/>
              <w:rPr/>
            </w:pPr>
            <w:r>
              <w:rPr/>
            </w:r>
          </w:p>
        </w:tc>
        <w:tc>
          <w:tcPr>
            <w:tcW w:w="1261" w:type="dxa"/>
            <w:tcBorders/>
            <w:shd w:fill="auto" w:val="clear"/>
          </w:tcPr>
          <w:p>
            <w:pPr>
              <w:pStyle w:val="Normal"/>
              <w:widowControl/>
              <w:bidi w:val="0"/>
              <w:spacing w:lineRule="auto" w:line="240" w:before="0" w:after="120"/>
              <w:jc w:val="left"/>
              <w:rPr/>
            </w:pPr>
            <w:r>
              <w:rPr/>
            </w:r>
          </w:p>
        </w:tc>
      </w:tr>
    </w:tbl>
    <w:p>
      <w:pPr>
        <w:pStyle w:val="Heading2"/>
        <w:numPr>
          <w:ilvl w:val="1"/>
          <w:numId w:val="2"/>
        </w:numPr>
        <w:rPr/>
      </w:pPr>
      <w:bookmarkStart w:id="221" w:name="_Toc488851849"/>
      <w:bookmarkEnd w:id="221"/>
      <w:r>
        <w:rPr/>
        <w:t>Pending Support – P. J. Minnett</w:t>
      </w:r>
    </w:p>
    <w:tbl>
      <w:tblPr>
        <w:tblW w:w="5000" w:type="pct"/>
        <w:jc w:val="left"/>
        <w:tblInd w:w="0" w:type="dxa"/>
        <w:tblBorders/>
        <w:tblCellMar>
          <w:top w:w="0" w:type="dxa"/>
          <w:left w:w="108" w:type="dxa"/>
          <w:bottom w:w="0" w:type="dxa"/>
          <w:right w:w="108" w:type="dxa"/>
        </w:tblCellMar>
        <w:tblLook w:val="0000" w:noVBand="0" w:noHBand="0" w:lastColumn="0" w:firstColumn="0" w:lastRow="0" w:firstRow="0"/>
      </w:tblPr>
      <w:tblGrid>
        <w:gridCol w:w="5863"/>
        <w:gridCol w:w="1136"/>
        <w:gridCol w:w="1138"/>
        <w:gridCol w:w="1222"/>
      </w:tblGrid>
      <w:tr>
        <w:trPr>
          <w:trHeight w:val="630" w:hRule="atLeast"/>
          <w:cantSplit w:val="true"/>
        </w:trPr>
        <w:tc>
          <w:tcPr>
            <w:tcW w:w="5863" w:type="dxa"/>
            <w:tcBorders/>
            <w:shd w:fill="auto" w:val="clear"/>
          </w:tcPr>
          <w:p>
            <w:pPr>
              <w:pStyle w:val="Normal"/>
              <w:widowControl/>
              <w:bidi w:val="0"/>
              <w:spacing w:lineRule="auto" w:line="240" w:before="0" w:after="120"/>
              <w:jc w:val="left"/>
              <w:rPr/>
            </w:pPr>
            <w:r>
              <w:rPr/>
            </w:r>
          </w:p>
        </w:tc>
        <w:tc>
          <w:tcPr>
            <w:tcW w:w="1136" w:type="dxa"/>
            <w:tcBorders/>
            <w:shd w:fill="auto" w:val="clear"/>
            <w:vAlign w:val="center"/>
          </w:tcPr>
          <w:p>
            <w:pPr>
              <w:pStyle w:val="Normal"/>
              <w:spacing w:before="0" w:after="120"/>
              <w:jc w:val="center"/>
              <w:rPr/>
            </w:pPr>
            <w:r>
              <w:rPr/>
              <w:t>Salary coverage per year</w:t>
            </w:r>
          </w:p>
        </w:tc>
        <w:tc>
          <w:tcPr>
            <w:tcW w:w="1138" w:type="dxa"/>
            <w:tcBorders/>
            <w:shd w:fill="auto" w:val="clear"/>
            <w:vAlign w:val="center"/>
          </w:tcPr>
          <w:p>
            <w:pPr>
              <w:pStyle w:val="Normal"/>
              <w:spacing w:before="0" w:after="120"/>
              <w:jc w:val="center"/>
              <w:rPr/>
            </w:pPr>
            <w:r>
              <w:rPr/>
              <w:t>Duration</w:t>
            </w:r>
          </w:p>
        </w:tc>
        <w:tc>
          <w:tcPr>
            <w:tcW w:w="1222" w:type="dxa"/>
            <w:tcBorders/>
            <w:shd w:fill="auto" w:val="clear"/>
            <w:vAlign w:val="center"/>
          </w:tcPr>
          <w:p>
            <w:pPr>
              <w:pStyle w:val="Normal"/>
              <w:spacing w:before="0" w:after="120"/>
              <w:jc w:val="center"/>
              <w:rPr/>
            </w:pPr>
            <w:r>
              <w:rPr/>
              <w:t>Total budget</w:t>
            </w:r>
          </w:p>
        </w:tc>
      </w:tr>
      <w:tr>
        <w:trPr>
          <w:trHeight w:val="630" w:hRule="atLeast"/>
          <w:cantSplit w:val="true"/>
        </w:trPr>
        <w:tc>
          <w:tcPr>
            <w:tcW w:w="5863" w:type="dxa"/>
            <w:tcBorders/>
            <w:shd w:fill="auto" w:val="clear"/>
          </w:tcPr>
          <w:p>
            <w:pPr>
              <w:pStyle w:val="Normal"/>
              <w:spacing w:before="0" w:after="0"/>
              <w:rPr/>
            </w:pPr>
            <w:r>
              <w:rPr/>
              <w:t xml:space="preserve">NASA </w:t>
            </w:r>
          </w:p>
          <w:p>
            <w:pPr>
              <w:pStyle w:val="Normal"/>
              <w:spacing w:before="0" w:after="0"/>
              <w:rPr/>
            </w:pPr>
            <w:r>
              <w:rPr/>
              <w:t>Exploring the ability of thermo-fluorescent dyes to probe the near surface ocean structure.</w:t>
            </w:r>
          </w:p>
          <w:p>
            <w:pPr>
              <w:pStyle w:val="Normal"/>
              <w:widowControl/>
              <w:bidi w:val="0"/>
              <w:spacing w:lineRule="auto" w:line="240" w:before="0" w:after="120"/>
              <w:jc w:val="left"/>
              <w:rPr/>
            </w:pPr>
            <w:r>
              <w:rPr/>
              <w:t xml:space="preserve">Eric Lindstrom, eric.j.lindstrom@nasa.gov, 202-358-4540 </w:t>
            </w:r>
          </w:p>
        </w:tc>
        <w:tc>
          <w:tcPr>
            <w:tcW w:w="1136" w:type="dxa"/>
            <w:tcBorders/>
            <w:shd w:fill="auto" w:val="clear"/>
          </w:tcPr>
          <w:p>
            <w:pPr>
              <w:pStyle w:val="Normal"/>
              <w:widowControl/>
              <w:bidi w:val="0"/>
              <w:spacing w:lineRule="auto" w:line="240" w:before="0" w:after="120"/>
              <w:jc w:val="left"/>
              <w:rPr/>
            </w:pPr>
            <w:r>
              <w:rPr/>
              <w:t>0.5 mo</w:t>
            </w:r>
          </w:p>
        </w:tc>
        <w:tc>
          <w:tcPr>
            <w:tcW w:w="1138" w:type="dxa"/>
            <w:tcBorders/>
            <w:shd w:fill="auto" w:val="clear"/>
          </w:tcPr>
          <w:p>
            <w:pPr>
              <w:pStyle w:val="Normal"/>
              <w:widowControl/>
              <w:bidi w:val="0"/>
              <w:spacing w:lineRule="auto" w:line="240" w:before="0" w:after="120"/>
              <w:jc w:val="left"/>
              <w:rPr/>
            </w:pPr>
            <w:r>
              <w:rPr/>
              <w:t>01/01/18-12/31/19</w:t>
            </w:r>
          </w:p>
        </w:tc>
        <w:tc>
          <w:tcPr>
            <w:tcW w:w="1222" w:type="dxa"/>
            <w:tcBorders/>
            <w:shd w:fill="auto" w:val="clear"/>
          </w:tcPr>
          <w:p>
            <w:pPr>
              <w:pStyle w:val="Normal"/>
              <w:widowControl/>
              <w:bidi w:val="0"/>
              <w:spacing w:lineRule="auto" w:line="240" w:before="0" w:after="120"/>
              <w:jc w:val="left"/>
              <w:rPr/>
            </w:pPr>
            <w:r>
              <w:rPr/>
              <w:t>$ 346,357</w:t>
            </w:r>
          </w:p>
        </w:tc>
      </w:tr>
      <w:tr>
        <w:trPr>
          <w:trHeight w:val="630" w:hRule="atLeast"/>
          <w:cantSplit w:val="true"/>
        </w:trPr>
        <w:tc>
          <w:tcPr>
            <w:tcW w:w="5863" w:type="dxa"/>
            <w:tcBorders/>
            <w:shd w:fill="auto" w:val="clear"/>
          </w:tcPr>
          <w:p>
            <w:pPr>
              <w:pStyle w:val="Normal"/>
              <w:spacing w:before="0" w:after="0"/>
              <w:rPr/>
            </w:pPr>
            <w:r>
              <w:rPr/>
              <w:t>NASA</w:t>
            </w:r>
          </w:p>
          <w:p>
            <w:pPr>
              <w:pStyle w:val="Default"/>
              <w:spacing w:before="2" w:after="2"/>
              <w:rPr>
                <w:color w:val="00000A"/>
                <w:sz w:val="24"/>
              </w:rPr>
            </w:pPr>
            <w:r>
              <w:rPr>
                <w:color w:val="00000A"/>
                <w:sz w:val="24"/>
              </w:rPr>
              <w:t>Improving Satellite Retrieved Infrared Sea Surface Temperatures in Aerosol Contaminated Regions</w:t>
            </w:r>
          </w:p>
          <w:p>
            <w:pPr>
              <w:pStyle w:val="Default"/>
              <w:spacing w:before="2" w:after="2"/>
              <w:rPr>
                <w:sz w:val="23"/>
                <w:szCs w:val="23"/>
                <w:lang w:val="es-AR"/>
              </w:rPr>
            </w:pPr>
            <w:r>
              <w:rPr>
                <w:sz w:val="23"/>
                <w:szCs w:val="23"/>
                <w:lang w:val="es-AR"/>
              </w:rPr>
              <w:t>Paula Bontempi, paula.bontempi@nasa.gov</w:t>
            </w:r>
            <w:r>
              <w:rPr>
                <w:lang w:val="es-AR"/>
              </w:rPr>
              <w:t xml:space="preserve">, </w:t>
            </w:r>
            <w:r>
              <w:rPr>
                <w:sz w:val="23"/>
                <w:szCs w:val="23"/>
                <w:lang w:val="es-AR"/>
              </w:rPr>
              <w:t xml:space="preserve">202-358-1508 </w:t>
            </w:r>
          </w:p>
          <w:p>
            <w:pPr>
              <w:pStyle w:val="Normal"/>
              <w:spacing w:before="0" w:after="0"/>
              <w:rPr>
                <w:lang w:val="es-AR"/>
              </w:rPr>
            </w:pPr>
            <w:r>
              <w:rPr>
                <w:lang w:val="es-AR"/>
              </w:rPr>
            </w:r>
          </w:p>
        </w:tc>
        <w:tc>
          <w:tcPr>
            <w:tcW w:w="1136" w:type="dxa"/>
            <w:tcBorders/>
            <w:shd w:fill="auto" w:val="clear"/>
          </w:tcPr>
          <w:p>
            <w:pPr>
              <w:pStyle w:val="Normal"/>
              <w:widowControl/>
              <w:bidi w:val="0"/>
              <w:spacing w:lineRule="auto" w:line="240" w:before="0" w:after="120"/>
              <w:jc w:val="left"/>
              <w:rPr/>
            </w:pPr>
            <w:r>
              <w:rPr>
                <w:highlight w:val="yellow"/>
              </w:rPr>
              <w:t>x mo</w:t>
            </w:r>
          </w:p>
        </w:tc>
        <w:tc>
          <w:tcPr>
            <w:tcW w:w="1138" w:type="dxa"/>
            <w:tcBorders/>
            <w:shd w:fill="auto" w:val="clear"/>
          </w:tcPr>
          <w:p>
            <w:pPr>
              <w:pStyle w:val="Normal"/>
              <w:widowControl/>
              <w:bidi w:val="0"/>
              <w:spacing w:lineRule="auto" w:line="240" w:before="0" w:after="120"/>
              <w:jc w:val="left"/>
              <w:rPr/>
            </w:pPr>
            <w:r>
              <w:rPr/>
              <w:t>12/01/17-11/30/0</w:t>
            </w:r>
          </w:p>
        </w:tc>
        <w:tc>
          <w:tcPr>
            <w:tcW w:w="1222" w:type="dxa"/>
            <w:tcBorders/>
            <w:shd w:fill="auto" w:val="clear"/>
          </w:tcPr>
          <w:p>
            <w:pPr>
              <w:pStyle w:val="Normal"/>
              <w:widowControl/>
              <w:bidi w:val="0"/>
              <w:spacing w:lineRule="auto" w:line="240" w:before="0" w:after="120"/>
              <w:jc w:val="left"/>
              <w:rPr/>
            </w:pPr>
            <w:r>
              <w:rPr>
                <w:highlight w:val="yellow"/>
              </w:rPr>
              <w:t>$ xxx,xxx</w:t>
            </w:r>
          </w:p>
        </w:tc>
      </w:tr>
      <w:tr>
        <w:trPr>
          <w:trHeight w:val="630" w:hRule="atLeast"/>
          <w:cantSplit w:val="true"/>
        </w:trPr>
        <w:tc>
          <w:tcPr>
            <w:tcW w:w="5863" w:type="dxa"/>
            <w:tcBorders/>
            <w:shd w:fill="auto" w:val="clear"/>
          </w:tcPr>
          <w:p>
            <w:pPr>
              <w:pStyle w:val="Normal"/>
              <w:spacing w:before="0" w:after="0"/>
              <w:rPr/>
            </w:pPr>
            <w:r>
              <w:rPr/>
              <w:t>NASA (This proposal)</w:t>
            </w:r>
          </w:p>
          <w:p>
            <w:pPr>
              <w:pStyle w:val="Normal"/>
              <w:spacing w:before="0" w:after="0"/>
              <w:rPr/>
            </w:pPr>
            <w:r>
              <w:rPr/>
              <w:t>SSTs from MODIS and VIIRS – refinement of continuity algorithms</w:t>
            </w:r>
          </w:p>
          <w:p>
            <w:pPr>
              <w:pStyle w:val="Default"/>
              <w:spacing w:before="2" w:after="2"/>
              <w:rPr>
                <w:sz w:val="23"/>
                <w:szCs w:val="23"/>
                <w:lang w:val="es-AR"/>
              </w:rPr>
            </w:pPr>
            <w:r>
              <w:rPr>
                <w:sz w:val="23"/>
                <w:szCs w:val="23"/>
                <w:lang w:val="es-AR"/>
              </w:rPr>
              <w:t>Paula Bontempi, paula.bontempi@nasa.gov</w:t>
            </w:r>
            <w:r>
              <w:rPr>
                <w:lang w:val="es-AR"/>
              </w:rPr>
              <w:t xml:space="preserve">, </w:t>
            </w:r>
            <w:r>
              <w:rPr>
                <w:sz w:val="23"/>
                <w:szCs w:val="23"/>
                <w:lang w:val="es-AR"/>
              </w:rPr>
              <w:t xml:space="preserve">202-358-1508 </w:t>
            </w:r>
          </w:p>
          <w:p>
            <w:pPr>
              <w:pStyle w:val="Normal"/>
              <w:spacing w:before="0" w:after="0"/>
              <w:rPr>
                <w:lang w:val="es-AR"/>
              </w:rPr>
            </w:pPr>
            <w:r>
              <w:rPr>
                <w:lang w:val="es-AR"/>
              </w:rPr>
            </w:r>
          </w:p>
        </w:tc>
        <w:tc>
          <w:tcPr>
            <w:tcW w:w="1136" w:type="dxa"/>
            <w:tcBorders/>
            <w:shd w:fill="auto" w:val="clear"/>
          </w:tcPr>
          <w:p>
            <w:pPr>
              <w:pStyle w:val="Normal"/>
              <w:widowControl/>
              <w:bidi w:val="0"/>
              <w:spacing w:lineRule="auto" w:line="240" w:before="0" w:after="120"/>
              <w:jc w:val="left"/>
              <w:rPr/>
            </w:pPr>
            <w:r>
              <w:rPr>
                <w:highlight w:val="yellow"/>
              </w:rPr>
              <w:t>x mo</w:t>
            </w:r>
          </w:p>
        </w:tc>
        <w:tc>
          <w:tcPr>
            <w:tcW w:w="1138" w:type="dxa"/>
            <w:tcBorders/>
            <w:shd w:fill="auto" w:val="clear"/>
          </w:tcPr>
          <w:p>
            <w:pPr>
              <w:pStyle w:val="Normal"/>
              <w:widowControl/>
              <w:bidi w:val="0"/>
              <w:spacing w:lineRule="auto" w:line="240" w:before="0" w:after="120"/>
              <w:jc w:val="left"/>
              <w:rPr/>
            </w:pPr>
            <w:r>
              <w:rPr/>
              <w:t>12/01/17-11/30/0</w:t>
            </w:r>
          </w:p>
        </w:tc>
        <w:tc>
          <w:tcPr>
            <w:tcW w:w="1222" w:type="dxa"/>
            <w:tcBorders/>
            <w:shd w:fill="auto" w:val="clear"/>
          </w:tcPr>
          <w:p>
            <w:pPr>
              <w:pStyle w:val="Normal"/>
              <w:widowControl/>
              <w:bidi w:val="0"/>
              <w:spacing w:lineRule="auto" w:line="240" w:before="0" w:after="120"/>
              <w:jc w:val="left"/>
              <w:rPr>
                <w:highlight w:val="yellow"/>
              </w:rPr>
            </w:pPr>
            <w:r>
              <w:rPr>
                <w:highlight w:val="yellow"/>
              </w:rPr>
              <w:t>$ xxx,xxx</w:t>
            </w:r>
          </w:p>
        </w:tc>
      </w:tr>
    </w:tbl>
    <w:p>
      <w:pPr>
        <w:pStyle w:val="Heading2"/>
        <w:numPr>
          <w:ilvl w:val="1"/>
          <w:numId w:val="2"/>
        </w:numPr>
        <w:rPr/>
      </w:pPr>
      <w:bookmarkStart w:id="222" w:name="_Toc488851850"/>
      <w:r>
        <w:rPr/>
        <w:t>Pending Support – Guillermo Podest</w:t>
      </w:r>
      <w:bookmarkEnd w:id="222"/>
      <w:r>
        <w:rPr>
          <w:rFonts w:cs="Times New Roman"/>
        </w:rPr>
        <w:t>á</w:t>
      </w:r>
    </w:p>
    <w:p>
      <w:pPr>
        <w:pStyle w:val="Heading2"/>
        <w:numPr>
          <w:ilvl w:val="1"/>
          <w:numId w:val="2"/>
        </w:numPr>
        <w:rPr/>
      </w:pPr>
      <w:bookmarkStart w:id="223" w:name="_Toc488851851"/>
      <w:bookmarkEnd w:id="223"/>
      <w:r>
        <w:rPr/>
        <w:t>Pending Support – Malgorzata Szczodrak</w:t>
      </w:r>
    </w:p>
    <w:tbl>
      <w:tblPr>
        <w:tblW w:w="5000" w:type="pct"/>
        <w:jc w:val="left"/>
        <w:tblInd w:w="0" w:type="dxa"/>
        <w:tblBorders/>
        <w:tblCellMar>
          <w:top w:w="0" w:type="dxa"/>
          <w:left w:w="108" w:type="dxa"/>
          <w:bottom w:w="0" w:type="dxa"/>
          <w:right w:w="108" w:type="dxa"/>
        </w:tblCellMar>
        <w:tblLook w:val="0000" w:noVBand="0" w:noHBand="0" w:lastColumn="0" w:firstColumn="0" w:lastRow="0" w:firstRow="0"/>
      </w:tblPr>
      <w:tblGrid>
        <w:gridCol w:w="5687"/>
        <w:gridCol w:w="176"/>
        <w:gridCol w:w="961"/>
        <w:gridCol w:w="176"/>
        <w:gridCol w:w="960"/>
        <w:gridCol w:w="176"/>
        <w:gridCol w:w="1223"/>
      </w:tblGrid>
      <w:tr>
        <w:trPr>
          <w:trHeight w:val="540" w:hRule="atLeast"/>
          <w:cantSplit w:val="true"/>
        </w:trPr>
        <w:tc>
          <w:tcPr>
            <w:tcW w:w="5687" w:type="dxa"/>
            <w:tcBorders/>
            <w:shd w:fill="auto" w:val="clear"/>
          </w:tcPr>
          <w:p>
            <w:pPr>
              <w:pStyle w:val="Normal"/>
              <w:widowControl/>
              <w:bidi w:val="0"/>
              <w:spacing w:lineRule="auto" w:line="240" w:before="0" w:after="120"/>
              <w:jc w:val="left"/>
              <w:rPr/>
            </w:pPr>
            <w:r>
              <w:rPr/>
            </w:r>
          </w:p>
        </w:tc>
        <w:tc>
          <w:tcPr>
            <w:tcW w:w="1137" w:type="dxa"/>
            <w:gridSpan w:val="2"/>
            <w:tcBorders/>
            <w:shd w:fill="auto" w:val="clear"/>
            <w:vAlign w:val="center"/>
          </w:tcPr>
          <w:p>
            <w:pPr>
              <w:pStyle w:val="Normal"/>
              <w:spacing w:before="0" w:after="120"/>
              <w:jc w:val="center"/>
              <w:rPr/>
            </w:pPr>
            <w:r>
              <w:rPr/>
              <w:t>Salary coverage per year</w:t>
            </w:r>
          </w:p>
        </w:tc>
        <w:tc>
          <w:tcPr>
            <w:tcW w:w="1136" w:type="dxa"/>
            <w:gridSpan w:val="2"/>
            <w:tcBorders/>
            <w:shd w:fill="auto" w:val="clear"/>
            <w:vAlign w:val="center"/>
          </w:tcPr>
          <w:p>
            <w:pPr>
              <w:pStyle w:val="Normal"/>
              <w:spacing w:before="0" w:after="120"/>
              <w:jc w:val="center"/>
              <w:rPr/>
            </w:pPr>
            <w:r>
              <w:rPr/>
              <w:t>Duration</w:t>
            </w:r>
          </w:p>
        </w:tc>
        <w:tc>
          <w:tcPr>
            <w:tcW w:w="1399" w:type="dxa"/>
            <w:gridSpan w:val="2"/>
            <w:tcBorders/>
            <w:shd w:fill="auto" w:val="clear"/>
            <w:vAlign w:val="center"/>
          </w:tcPr>
          <w:p>
            <w:pPr>
              <w:pStyle w:val="Normal"/>
              <w:spacing w:before="0" w:after="120"/>
              <w:jc w:val="center"/>
              <w:rPr/>
            </w:pPr>
            <w:r>
              <w:rPr/>
              <w:t>Total budget</w:t>
            </w:r>
          </w:p>
        </w:tc>
      </w:tr>
      <w:tr>
        <w:trPr>
          <w:trHeight w:val="630" w:hRule="atLeast"/>
          <w:cantSplit w:val="true"/>
        </w:trPr>
        <w:tc>
          <w:tcPr>
            <w:tcW w:w="5863" w:type="dxa"/>
            <w:gridSpan w:val="2"/>
            <w:tcBorders/>
            <w:shd w:fill="auto" w:val="clear"/>
          </w:tcPr>
          <w:p>
            <w:pPr>
              <w:pStyle w:val="Normal"/>
              <w:spacing w:before="0" w:after="0"/>
              <w:rPr/>
            </w:pPr>
            <w:r>
              <w:rPr/>
              <w:t>NASA</w:t>
            </w:r>
          </w:p>
          <w:p>
            <w:pPr>
              <w:pStyle w:val="Default"/>
              <w:spacing w:before="2" w:after="2"/>
              <w:rPr>
                <w:color w:val="00000A"/>
                <w:sz w:val="24"/>
              </w:rPr>
            </w:pPr>
            <w:r>
              <w:rPr>
                <w:color w:val="00000A"/>
                <w:sz w:val="24"/>
              </w:rPr>
              <w:t>Improving Satellite Retrieved Infrared Sea Surface Temperatures in Aerosol Contaminated Regions</w:t>
            </w:r>
          </w:p>
          <w:p>
            <w:pPr>
              <w:pStyle w:val="Default"/>
              <w:spacing w:before="2" w:after="2"/>
              <w:rPr>
                <w:sz w:val="23"/>
                <w:szCs w:val="23"/>
                <w:lang w:val="es-AR"/>
              </w:rPr>
            </w:pPr>
            <w:r>
              <w:rPr>
                <w:sz w:val="23"/>
                <w:szCs w:val="23"/>
                <w:lang w:val="es-AR"/>
              </w:rPr>
              <w:t>Paula Bontempi, paula.bontempi@nasa.gov</w:t>
            </w:r>
            <w:r>
              <w:rPr>
                <w:lang w:val="es-AR"/>
              </w:rPr>
              <w:t xml:space="preserve">, </w:t>
            </w:r>
            <w:r>
              <w:rPr>
                <w:sz w:val="23"/>
                <w:szCs w:val="23"/>
                <w:lang w:val="es-AR"/>
              </w:rPr>
              <w:t xml:space="preserve">202-358-1508 </w:t>
            </w:r>
          </w:p>
          <w:p>
            <w:pPr>
              <w:pStyle w:val="Normal"/>
              <w:spacing w:before="0" w:after="0"/>
              <w:rPr>
                <w:lang w:val="es-AR"/>
              </w:rPr>
            </w:pPr>
            <w:r>
              <w:rPr>
                <w:lang w:val="es-AR"/>
              </w:rPr>
            </w:r>
          </w:p>
        </w:tc>
        <w:tc>
          <w:tcPr>
            <w:tcW w:w="1137" w:type="dxa"/>
            <w:gridSpan w:val="2"/>
            <w:tcBorders/>
            <w:shd w:fill="auto" w:val="clear"/>
          </w:tcPr>
          <w:p>
            <w:pPr>
              <w:pStyle w:val="Normal"/>
              <w:widowControl/>
              <w:bidi w:val="0"/>
              <w:spacing w:lineRule="auto" w:line="240" w:before="0" w:after="120"/>
              <w:jc w:val="left"/>
              <w:rPr/>
            </w:pPr>
            <w:r>
              <w:rPr>
                <w:highlight w:val="yellow"/>
                <w:lang w:val="es-AR"/>
              </w:rPr>
              <w:t xml:space="preserve"> </w:t>
            </w:r>
            <w:r>
              <w:rPr>
                <w:highlight w:val="yellow"/>
              </w:rPr>
              <w:t>x mo</w:t>
            </w:r>
          </w:p>
        </w:tc>
        <w:tc>
          <w:tcPr>
            <w:tcW w:w="1136" w:type="dxa"/>
            <w:gridSpan w:val="2"/>
            <w:tcBorders/>
            <w:shd w:fill="auto" w:val="clear"/>
          </w:tcPr>
          <w:p>
            <w:pPr>
              <w:pStyle w:val="Normal"/>
              <w:widowControl/>
              <w:bidi w:val="0"/>
              <w:spacing w:lineRule="auto" w:line="240" w:before="0" w:after="120"/>
              <w:jc w:val="left"/>
              <w:rPr/>
            </w:pPr>
            <w:r>
              <w:rPr/>
              <w:t>12/01/17-11/30/0</w:t>
            </w:r>
          </w:p>
        </w:tc>
        <w:tc>
          <w:tcPr>
            <w:tcW w:w="1223" w:type="dxa"/>
            <w:tcBorders/>
            <w:shd w:fill="auto" w:val="clear"/>
          </w:tcPr>
          <w:p>
            <w:pPr>
              <w:pStyle w:val="Normal"/>
              <w:widowControl/>
              <w:bidi w:val="0"/>
              <w:spacing w:lineRule="auto" w:line="240" w:before="0" w:after="120"/>
              <w:jc w:val="left"/>
              <w:rPr/>
            </w:pPr>
            <w:r>
              <w:rPr>
                <w:highlight w:val="yellow"/>
              </w:rPr>
              <w:t>$ xxx,xxx</w:t>
            </w:r>
          </w:p>
        </w:tc>
      </w:tr>
      <w:tr>
        <w:trPr>
          <w:trHeight w:val="630" w:hRule="atLeast"/>
          <w:cantSplit w:val="true"/>
        </w:trPr>
        <w:tc>
          <w:tcPr>
            <w:tcW w:w="5863" w:type="dxa"/>
            <w:gridSpan w:val="2"/>
            <w:tcBorders/>
            <w:shd w:fill="auto" w:val="clear"/>
          </w:tcPr>
          <w:p>
            <w:pPr>
              <w:pStyle w:val="Normal"/>
              <w:spacing w:before="0" w:after="0"/>
              <w:rPr/>
            </w:pPr>
            <w:r>
              <w:rPr/>
              <w:t>NASA (This proposal)</w:t>
            </w:r>
          </w:p>
          <w:p>
            <w:pPr>
              <w:pStyle w:val="Normal"/>
              <w:spacing w:before="0" w:after="0"/>
              <w:rPr/>
            </w:pPr>
            <w:r>
              <w:rPr/>
              <w:t>SSTs from MODIS and VIIRS – refinement of continuity algorithms</w:t>
            </w:r>
          </w:p>
          <w:p>
            <w:pPr>
              <w:pStyle w:val="Default"/>
              <w:spacing w:before="2" w:after="2"/>
              <w:rPr>
                <w:sz w:val="23"/>
                <w:szCs w:val="23"/>
                <w:lang w:val="es-AR"/>
              </w:rPr>
            </w:pPr>
            <w:r>
              <w:rPr>
                <w:sz w:val="23"/>
                <w:szCs w:val="23"/>
                <w:lang w:val="es-AR"/>
              </w:rPr>
              <w:t>Paula Bontempi, paula.bontempi@nasa.gov</w:t>
            </w:r>
            <w:r>
              <w:rPr>
                <w:lang w:val="es-AR"/>
              </w:rPr>
              <w:t xml:space="preserve">, </w:t>
            </w:r>
            <w:r>
              <w:rPr>
                <w:sz w:val="23"/>
                <w:szCs w:val="23"/>
                <w:lang w:val="es-AR"/>
              </w:rPr>
              <w:t xml:space="preserve">202-358-1508 </w:t>
            </w:r>
          </w:p>
          <w:p>
            <w:pPr>
              <w:pStyle w:val="Normal"/>
              <w:spacing w:before="0" w:after="0"/>
              <w:rPr>
                <w:lang w:val="es-AR"/>
              </w:rPr>
            </w:pPr>
            <w:r>
              <w:rPr>
                <w:lang w:val="es-AR"/>
              </w:rPr>
            </w:r>
          </w:p>
        </w:tc>
        <w:tc>
          <w:tcPr>
            <w:tcW w:w="1137" w:type="dxa"/>
            <w:gridSpan w:val="2"/>
            <w:tcBorders/>
            <w:shd w:fill="auto" w:val="clear"/>
          </w:tcPr>
          <w:p>
            <w:pPr>
              <w:pStyle w:val="Normal"/>
              <w:rPr/>
            </w:pPr>
            <w:r>
              <w:rPr>
                <w:highlight w:val="yellow"/>
              </w:rPr>
              <w:t>x mo</w:t>
            </w:r>
          </w:p>
          <w:p>
            <w:pPr>
              <w:pStyle w:val="Normal"/>
              <w:widowControl/>
              <w:bidi w:val="0"/>
              <w:spacing w:lineRule="auto" w:line="240" w:before="0" w:after="120"/>
              <w:jc w:val="left"/>
              <w:rPr/>
            </w:pPr>
            <w:r>
              <w:rPr/>
            </w:r>
          </w:p>
        </w:tc>
        <w:tc>
          <w:tcPr>
            <w:tcW w:w="1136" w:type="dxa"/>
            <w:gridSpan w:val="2"/>
            <w:tcBorders/>
            <w:shd w:fill="auto" w:val="clear"/>
          </w:tcPr>
          <w:p>
            <w:pPr>
              <w:pStyle w:val="Normal"/>
              <w:widowControl/>
              <w:bidi w:val="0"/>
              <w:spacing w:lineRule="auto" w:line="240" w:before="0" w:after="120"/>
              <w:jc w:val="left"/>
              <w:rPr/>
            </w:pPr>
            <w:r>
              <w:rPr/>
              <w:t>12/01/17-11/30/0</w:t>
            </w:r>
          </w:p>
        </w:tc>
        <w:tc>
          <w:tcPr>
            <w:tcW w:w="1223" w:type="dxa"/>
            <w:tcBorders/>
            <w:shd w:fill="auto" w:val="clear"/>
          </w:tcPr>
          <w:p>
            <w:pPr>
              <w:pStyle w:val="Normal"/>
              <w:widowControl/>
              <w:bidi w:val="0"/>
              <w:spacing w:lineRule="auto" w:line="240" w:before="0" w:after="120"/>
              <w:jc w:val="left"/>
              <w:rPr>
                <w:highlight w:val="yellow"/>
              </w:rPr>
            </w:pPr>
            <w:r>
              <w:rPr>
                <w:highlight w:val="yellow"/>
              </w:rPr>
              <w:t>$ xxx,xxx</w:t>
            </w:r>
          </w:p>
        </w:tc>
      </w:tr>
    </w:tbl>
    <w:p>
      <w:pPr>
        <w:pStyle w:val="Normal"/>
        <w:rPr>
          <w:rFonts w:eastAsia="Times"/>
          <w:b/>
          <w:b/>
          <w:sz w:val="32"/>
          <w:szCs w:val="20"/>
        </w:rPr>
      </w:pPr>
      <w:r>
        <w:rPr>
          <w:rFonts w:eastAsia="Times"/>
          <w:b/>
          <w:sz w:val="32"/>
          <w:szCs w:val="20"/>
        </w:rPr>
      </w:r>
      <w:r>
        <w:br w:type="page"/>
      </w:r>
    </w:p>
    <w:p>
      <w:pPr>
        <w:pStyle w:val="Heading1"/>
        <w:numPr>
          <w:ilvl w:val="0"/>
          <w:numId w:val="2"/>
        </w:numPr>
        <w:rPr/>
      </w:pPr>
      <w:bookmarkStart w:id="224" w:name="_Toc488851852"/>
      <w:bookmarkEnd w:id="224"/>
      <w:r>
        <w:rPr/>
        <w:t>Budget Details</w:t>
      </w:r>
    </w:p>
    <w:p>
      <w:pPr>
        <w:pStyle w:val="Normal"/>
        <w:rPr/>
      </w:pPr>
      <w:r>
        <w:rPr/>
        <w:t>The requested budget is summarized in the table below, and explanations follow.</w:t>
      </w:r>
    </w:p>
    <w:p>
      <w:pPr>
        <w:pStyle w:val="Normal"/>
        <w:rPr/>
      </w:pPr>
      <w:r>
        <w:rPr/>
        <w:t>Table 20.1: Budget details.</w:t>
      </w:r>
    </w:p>
    <w:p>
      <w:pPr>
        <w:pStyle w:val="Normal"/>
        <w:rPr/>
      </w:pPr>
      <w:r>
        <w:rPr/>
      </w:r>
    </w:p>
    <w:p>
      <w:pPr>
        <w:pStyle w:val="Normal"/>
        <w:rPr>
          <w:b/>
          <w:b/>
          <w:i/>
          <w:i/>
        </w:rPr>
      </w:pPr>
      <w:r>
        <w:rPr>
          <w:b/>
          <w:i/>
        </w:rPr>
        <w:t>Salaries</w:t>
      </w:r>
    </w:p>
    <w:p>
      <w:pPr>
        <w:pStyle w:val="Normal"/>
        <w:rPr/>
      </w:pPr>
      <w:r>
        <w:rPr/>
        <w:t xml:space="preserve">The personnel to be supported by this proposed grant and their work effort are given in Table 20.2. </w:t>
      </w:r>
    </w:p>
    <w:tbl>
      <w:tblPr>
        <w:tblStyle w:val="TableGrid"/>
        <w:tblpPr w:bottomFromText="0" w:horzAnchor="margin" w:leftFromText="180" w:rightFromText="180" w:tblpX="0" w:tblpY="-53" w:topFromText="0" w:vertAnchor="text"/>
        <w:tblW w:w="9350" w:type="dxa"/>
        <w:jc w:val="left"/>
        <w:tblInd w:w="108" w:type="dxa"/>
        <w:tblCellMar>
          <w:top w:w="0" w:type="dxa"/>
          <w:left w:w="108" w:type="dxa"/>
          <w:bottom w:w="0" w:type="dxa"/>
          <w:right w:w="108" w:type="dxa"/>
        </w:tblCellMar>
        <w:tblLook w:val="04a0" w:noVBand="1" w:noHBand="0" w:lastColumn="0" w:firstColumn="1" w:lastRow="0" w:firstRow="1"/>
      </w:tblPr>
      <w:tblGrid>
        <w:gridCol w:w="3150"/>
        <w:gridCol w:w="2790"/>
        <w:gridCol w:w="1260"/>
        <w:gridCol w:w="2149"/>
      </w:tblGrid>
      <w:tr>
        <w:trPr/>
        <w:tc>
          <w:tcPr>
            <w:tcW w:w="9349" w:type="dxa"/>
            <w:gridSpan w:val="4"/>
            <w:tcBorders>
              <w:left w:val="nil"/>
              <w:right w:val="nil"/>
              <w:insideV w:val="nil"/>
            </w:tcBorders>
            <w:shd w:fill="auto" w:val="clear"/>
          </w:tcPr>
          <w:p>
            <w:pPr>
              <w:pStyle w:val="Normal"/>
              <w:spacing w:before="0" w:after="120"/>
              <w:rPr>
                <w:rFonts w:eastAsia="Calibri" w:eastAsiaTheme="minorHAnsi"/>
              </w:rPr>
            </w:pPr>
            <w:r>
              <w:rPr>
                <w:rFonts w:eastAsia="Calibri" w:eastAsiaTheme="minorHAnsi"/>
              </w:rPr>
              <w:t>Table 20.2. Personnel and Work Effort</w:t>
            </w:r>
          </w:p>
        </w:tc>
      </w:tr>
      <w:tr>
        <w:trPr/>
        <w:tc>
          <w:tcPr>
            <w:tcW w:w="3150" w:type="dxa"/>
            <w:tcBorders>
              <w:left w:val="nil"/>
              <w:bottom w:val="nil"/>
              <w:right w:val="nil"/>
              <w:insideH w:val="nil"/>
              <w:insideV w:val="nil"/>
            </w:tcBorders>
            <w:shd w:fill="auto" w:val="clear"/>
          </w:tcPr>
          <w:p>
            <w:pPr>
              <w:pStyle w:val="Normal"/>
              <w:spacing w:before="0" w:after="120"/>
              <w:rPr>
                <w:rFonts w:eastAsia="Calibri" w:eastAsiaTheme="minorHAnsi"/>
              </w:rPr>
            </w:pPr>
            <w:r>
              <w:rPr>
                <w:rFonts w:eastAsia="Calibri" w:eastAsiaTheme="minorHAnsi"/>
              </w:rPr>
              <w:t>Name</w:t>
            </w:r>
          </w:p>
        </w:tc>
        <w:tc>
          <w:tcPr>
            <w:tcW w:w="2790" w:type="dxa"/>
            <w:tcBorders>
              <w:left w:val="nil"/>
              <w:bottom w:val="nil"/>
              <w:right w:val="nil"/>
              <w:insideH w:val="nil"/>
              <w:insideV w:val="nil"/>
            </w:tcBorders>
            <w:shd w:fill="auto" w:val="clear"/>
          </w:tcPr>
          <w:p>
            <w:pPr>
              <w:pStyle w:val="Normal"/>
              <w:spacing w:before="0" w:after="120"/>
              <w:rPr>
                <w:rFonts w:eastAsia="Calibri" w:eastAsiaTheme="minorHAnsi"/>
              </w:rPr>
            </w:pPr>
            <w:r>
              <w:rPr>
                <w:rFonts w:eastAsia="Calibri" w:eastAsiaTheme="minorHAnsi"/>
              </w:rPr>
              <w:t>Job title</w:t>
            </w:r>
          </w:p>
        </w:tc>
        <w:tc>
          <w:tcPr>
            <w:tcW w:w="1260" w:type="dxa"/>
            <w:tcBorders>
              <w:left w:val="nil"/>
              <w:bottom w:val="nil"/>
              <w:right w:val="nil"/>
              <w:insideH w:val="nil"/>
              <w:insideV w:val="nil"/>
            </w:tcBorders>
            <w:shd w:fill="auto" w:val="clear"/>
          </w:tcPr>
          <w:p>
            <w:pPr>
              <w:pStyle w:val="Normal"/>
              <w:spacing w:before="0" w:after="120"/>
              <w:rPr>
                <w:rFonts w:eastAsia="Calibri" w:eastAsiaTheme="minorHAnsi"/>
              </w:rPr>
            </w:pPr>
            <w:r>
              <w:rPr>
                <w:rFonts w:eastAsia="Calibri" w:eastAsiaTheme="minorHAnsi"/>
              </w:rPr>
              <w:t>Effort</w:t>
            </w:r>
          </w:p>
        </w:tc>
        <w:tc>
          <w:tcPr>
            <w:tcW w:w="2149" w:type="dxa"/>
            <w:tcBorders>
              <w:left w:val="nil"/>
              <w:bottom w:val="nil"/>
              <w:right w:val="nil"/>
              <w:insideH w:val="nil"/>
              <w:insideV w:val="nil"/>
            </w:tcBorders>
            <w:shd w:fill="auto" w:val="clear"/>
          </w:tcPr>
          <w:p>
            <w:pPr>
              <w:pStyle w:val="Normal"/>
              <w:spacing w:before="0" w:after="120"/>
              <w:rPr>
                <w:rFonts w:eastAsia="Calibri" w:eastAsiaTheme="minorHAnsi"/>
              </w:rPr>
            </w:pPr>
            <w:r>
              <w:rPr>
                <w:rFonts w:eastAsia="Calibri" w:eastAsiaTheme="minorHAnsi"/>
              </w:rPr>
              <w:t>Comments</w:t>
            </w:r>
          </w:p>
        </w:tc>
      </w:tr>
      <w:tr>
        <w:trPr/>
        <w:tc>
          <w:tcPr>
            <w:tcW w:w="3150" w:type="dxa"/>
            <w:tcBorders>
              <w:top w:val="nil"/>
              <w:left w:val="nil"/>
              <w:bottom w:val="nil"/>
              <w:right w:val="nil"/>
              <w:insideH w:val="nil"/>
              <w:insideV w:val="nil"/>
            </w:tcBorders>
            <w:shd w:fill="auto" w:val="clear"/>
          </w:tcPr>
          <w:p>
            <w:pPr>
              <w:pStyle w:val="Normal"/>
              <w:spacing w:before="0" w:after="120"/>
              <w:rPr>
                <w:rFonts w:eastAsia="Calibri" w:eastAsiaTheme="minorHAnsi"/>
              </w:rPr>
            </w:pPr>
            <w:r>
              <w:rPr>
                <w:rFonts w:eastAsia="Calibri" w:eastAsiaTheme="minorHAnsi"/>
              </w:rPr>
              <w:t>Dr Peter J Minnett</w:t>
            </w:r>
          </w:p>
        </w:tc>
        <w:tc>
          <w:tcPr>
            <w:tcW w:w="2790" w:type="dxa"/>
            <w:tcBorders>
              <w:top w:val="nil"/>
              <w:left w:val="nil"/>
              <w:bottom w:val="nil"/>
              <w:right w:val="nil"/>
              <w:insideH w:val="nil"/>
              <w:insideV w:val="nil"/>
            </w:tcBorders>
            <w:shd w:color="auto" w:fill="auto" w:val="clear"/>
          </w:tcPr>
          <w:p>
            <w:pPr>
              <w:pStyle w:val="Normal"/>
              <w:spacing w:before="0" w:after="120"/>
              <w:rPr>
                <w:rFonts w:eastAsia="Calibri" w:eastAsiaTheme="minorHAnsi"/>
              </w:rPr>
            </w:pPr>
            <w:r>
              <w:rPr>
                <w:rFonts w:eastAsia="Calibri" w:eastAsiaTheme="minorHAnsi"/>
              </w:rPr>
              <w:t>Professor</w:t>
            </w:r>
          </w:p>
        </w:tc>
        <w:tc>
          <w:tcPr>
            <w:tcW w:w="1260" w:type="dxa"/>
            <w:tcBorders>
              <w:top w:val="nil"/>
              <w:left w:val="nil"/>
              <w:bottom w:val="nil"/>
              <w:right w:val="nil"/>
              <w:insideH w:val="nil"/>
              <w:insideV w:val="nil"/>
            </w:tcBorders>
            <w:shd w:color="auto" w:fill="auto" w:val="clear"/>
          </w:tcPr>
          <w:p>
            <w:pPr>
              <w:pStyle w:val="Normal"/>
              <w:spacing w:before="0" w:after="120"/>
              <w:rPr>
                <w:highlight w:val="yellow"/>
              </w:rPr>
            </w:pPr>
            <w:r>
              <w:rPr>
                <w:rFonts w:eastAsia="Calibri" w:eastAsiaTheme="minorHAnsi"/>
                <w:highlight w:val="yellow"/>
              </w:rPr>
              <w:t>0.5 mo/yr</w:t>
            </w:r>
          </w:p>
        </w:tc>
        <w:tc>
          <w:tcPr>
            <w:tcW w:w="2149" w:type="dxa"/>
            <w:tcBorders>
              <w:top w:val="nil"/>
              <w:left w:val="nil"/>
              <w:bottom w:val="nil"/>
              <w:right w:val="nil"/>
              <w:insideH w:val="nil"/>
              <w:insideV w:val="nil"/>
            </w:tcBorders>
            <w:shd w:color="auto" w:fill="auto" w:val="clear"/>
          </w:tcPr>
          <w:p>
            <w:pPr>
              <w:pStyle w:val="Normal"/>
              <w:spacing w:before="0" w:after="120"/>
              <w:rPr>
                <w:highlight w:val="yellow"/>
              </w:rPr>
            </w:pPr>
            <w:r>
              <w:rPr>
                <w:rFonts w:eastAsia="Calibri" w:eastAsiaTheme="minorHAnsi"/>
                <w:highlight w:val="yellow"/>
              </w:rPr>
              <w:t xml:space="preserve">PI </w:t>
            </w:r>
          </w:p>
        </w:tc>
      </w:tr>
      <w:tr>
        <w:trPr/>
        <w:tc>
          <w:tcPr>
            <w:tcW w:w="3150" w:type="dxa"/>
            <w:tcBorders>
              <w:top w:val="nil"/>
              <w:left w:val="nil"/>
              <w:bottom w:val="nil"/>
              <w:right w:val="nil"/>
              <w:insideH w:val="nil"/>
              <w:insideV w:val="nil"/>
            </w:tcBorders>
            <w:shd w:fill="auto" w:val="clear"/>
          </w:tcPr>
          <w:p>
            <w:pPr>
              <w:pStyle w:val="Normal"/>
              <w:spacing w:before="0" w:after="120"/>
              <w:rPr>
                <w:rFonts w:eastAsia="Calibri" w:eastAsiaTheme="minorHAnsi"/>
              </w:rPr>
            </w:pPr>
            <w:r>
              <w:rPr>
                <w:rFonts w:eastAsia="Calibri" w:eastAsiaTheme="minorHAnsi"/>
              </w:rPr>
              <w:t>Dr  Guillermo Podest</w:t>
            </w:r>
            <w:r>
              <w:rPr>
                <w:rFonts w:eastAsia="Calibri" w:cs="Times New Roman" w:eastAsiaTheme="minorHAnsi"/>
              </w:rPr>
              <w:t>á</w:t>
            </w:r>
          </w:p>
        </w:tc>
        <w:tc>
          <w:tcPr>
            <w:tcW w:w="2790" w:type="dxa"/>
            <w:tcBorders>
              <w:top w:val="nil"/>
              <w:left w:val="nil"/>
              <w:bottom w:val="nil"/>
              <w:right w:val="nil"/>
              <w:insideH w:val="nil"/>
              <w:insideV w:val="nil"/>
            </w:tcBorders>
            <w:shd w:color="auto" w:fill="auto" w:val="clear"/>
          </w:tcPr>
          <w:p>
            <w:pPr>
              <w:pStyle w:val="Normal"/>
              <w:spacing w:before="0" w:after="120"/>
              <w:rPr>
                <w:rFonts w:eastAsia="Calibri" w:eastAsiaTheme="minorHAnsi"/>
              </w:rPr>
            </w:pPr>
            <w:r>
              <w:rPr>
                <w:rFonts w:eastAsia="Calibri" w:eastAsiaTheme="minorHAnsi"/>
              </w:rPr>
              <w:t>Research Professor</w:t>
            </w:r>
          </w:p>
        </w:tc>
        <w:tc>
          <w:tcPr>
            <w:tcW w:w="1260" w:type="dxa"/>
            <w:tcBorders>
              <w:top w:val="nil"/>
              <w:left w:val="nil"/>
              <w:bottom w:val="nil"/>
              <w:right w:val="nil"/>
              <w:insideH w:val="nil"/>
              <w:insideV w:val="nil"/>
            </w:tcBorders>
            <w:shd w:color="auto" w:fill="auto" w:val="clear"/>
          </w:tcPr>
          <w:p>
            <w:pPr>
              <w:pStyle w:val="Normal"/>
              <w:spacing w:before="0" w:after="120"/>
              <w:rPr>
                <w:highlight w:val="yellow"/>
              </w:rPr>
            </w:pPr>
            <w:r>
              <w:rPr>
                <w:rFonts w:eastAsia="Calibri" w:eastAsiaTheme="minorHAnsi"/>
                <w:highlight w:val="yellow"/>
              </w:rPr>
              <w:t>1 mo/yr</w:t>
            </w:r>
          </w:p>
        </w:tc>
        <w:tc>
          <w:tcPr>
            <w:tcW w:w="2149" w:type="dxa"/>
            <w:tcBorders>
              <w:top w:val="nil"/>
              <w:left w:val="nil"/>
              <w:bottom w:val="nil"/>
              <w:right w:val="nil"/>
              <w:insideH w:val="nil"/>
              <w:insideV w:val="nil"/>
            </w:tcBorders>
            <w:shd w:color="auto" w:fill="auto" w:val="clear"/>
          </w:tcPr>
          <w:p>
            <w:pPr>
              <w:pStyle w:val="Normal"/>
              <w:spacing w:before="0" w:after="120"/>
              <w:rPr>
                <w:highlight w:val="yellow"/>
              </w:rPr>
            </w:pPr>
            <w:r>
              <w:rPr>
                <w:rFonts w:eastAsia="Calibri" w:eastAsiaTheme="minorHAnsi"/>
                <w:highlight w:val="yellow"/>
              </w:rPr>
              <w:t>Co-PI</w:t>
            </w:r>
          </w:p>
        </w:tc>
      </w:tr>
      <w:tr>
        <w:trPr/>
        <w:tc>
          <w:tcPr>
            <w:tcW w:w="3150" w:type="dxa"/>
            <w:tcBorders>
              <w:top w:val="nil"/>
              <w:left w:val="nil"/>
              <w:bottom w:val="nil"/>
              <w:right w:val="nil"/>
              <w:insideH w:val="nil"/>
              <w:insideV w:val="nil"/>
            </w:tcBorders>
            <w:shd w:fill="auto" w:val="clear"/>
          </w:tcPr>
          <w:p>
            <w:pPr>
              <w:pStyle w:val="Normal"/>
              <w:spacing w:before="0" w:after="120"/>
              <w:rPr>
                <w:rFonts w:eastAsia="Calibri" w:eastAsiaTheme="minorHAnsi"/>
              </w:rPr>
            </w:pPr>
            <w:r>
              <w:rPr>
                <w:rFonts w:eastAsia="Calibri" w:eastAsiaTheme="minorHAnsi"/>
              </w:rPr>
              <w:t>Dr Malgorzata Szczodrak</w:t>
            </w:r>
          </w:p>
        </w:tc>
        <w:tc>
          <w:tcPr>
            <w:tcW w:w="2790" w:type="dxa"/>
            <w:tcBorders>
              <w:top w:val="nil"/>
              <w:left w:val="nil"/>
              <w:bottom w:val="nil"/>
              <w:right w:val="nil"/>
              <w:insideH w:val="nil"/>
              <w:insideV w:val="nil"/>
            </w:tcBorders>
            <w:shd w:color="auto" w:fill="auto" w:val="clear"/>
          </w:tcPr>
          <w:p>
            <w:pPr>
              <w:pStyle w:val="Normal"/>
              <w:spacing w:before="0" w:after="120"/>
              <w:rPr>
                <w:rFonts w:eastAsia="Calibri" w:eastAsiaTheme="minorHAnsi"/>
              </w:rPr>
            </w:pPr>
            <w:r>
              <w:rPr>
                <w:rFonts w:eastAsia="Calibri" w:eastAsiaTheme="minorHAnsi"/>
              </w:rPr>
              <w:t xml:space="preserve">Associate Scientist </w:t>
            </w:r>
          </w:p>
        </w:tc>
        <w:tc>
          <w:tcPr>
            <w:tcW w:w="1260" w:type="dxa"/>
            <w:tcBorders>
              <w:top w:val="nil"/>
              <w:left w:val="nil"/>
              <w:bottom w:val="nil"/>
              <w:right w:val="nil"/>
              <w:insideH w:val="nil"/>
              <w:insideV w:val="nil"/>
            </w:tcBorders>
            <w:shd w:color="auto" w:fill="auto" w:val="clear"/>
          </w:tcPr>
          <w:p>
            <w:pPr>
              <w:pStyle w:val="Normal"/>
              <w:spacing w:before="0" w:after="120"/>
              <w:rPr>
                <w:highlight w:val="yellow"/>
              </w:rPr>
            </w:pPr>
            <w:r>
              <w:rPr>
                <w:rFonts w:eastAsia="Calibri" w:eastAsiaTheme="minorHAnsi"/>
                <w:highlight w:val="yellow"/>
              </w:rPr>
              <w:t>1 mo/yr</w:t>
            </w:r>
          </w:p>
        </w:tc>
        <w:tc>
          <w:tcPr>
            <w:tcW w:w="2149" w:type="dxa"/>
            <w:tcBorders>
              <w:top w:val="nil"/>
              <w:left w:val="nil"/>
              <w:bottom w:val="nil"/>
              <w:right w:val="nil"/>
              <w:insideH w:val="nil"/>
              <w:insideV w:val="nil"/>
            </w:tcBorders>
            <w:shd w:color="auto" w:fill="auto" w:val="clear"/>
          </w:tcPr>
          <w:p>
            <w:pPr>
              <w:pStyle w:val="Normal"/>
              <w:spacing w:before="0" w:after="120"/>
              <w:rPr>
                <w:highlight w:val="yellow"/>
              </w:rPr>
            </w:pPr>
            <w:r>
              <w:rPr>
                <w:rFonts w:eastAsia="Calibri" w:eastAsiaTheme="minorHAnsi"/>
                <w:highlight w:val="yellow"/>
              </w:rPr>
              <w:t>Co-PI</w:t>
            </w:r>
          </w:p>
        </w:tc>
      </w:tr>
      <w:tr>
        <w:trPr/>
        <w:tc>
          <w:tcPr>
            <w:tcW w:w="3150" w:type="dxa"/>
            <w:tcBorders>
              <w:top w:val="nil"/>
              <w:left w:val="nil"/>
              <w:bottom w:val="nil"/>
              <w:right w:val="nil"/>
              <w:insideH w:val="nil"/>
              <w:insideV w:val="nil"/>
            </w:tcBorders>
            <w:shd w:fill="auto" w:val="clear"/>
          </w:tcPr>
          <w:p>
            <w:pPr>
              <w:pStyle w:val="Normal"/>
              <w:spacing w:before="0" w:after="120"/>
              <w:rPr>
                <w:rFonts w:eastAsia="Calibri" w:eastAsiaTheme="minorHAnsi"/>
              </w:rPr>
            </w:pPr>
            <w:r>
              <w:rPr>
                <w:rFonts w:eastAsia="Calibri" w:eastAsiaTheme="minorHAnsi"/>
              </w:rPr>
              <w:t>Mr Miguel Angel Izaguirre</w:t>
            </w:r>
          </w:p>
        </w:tc>
        <w:tc>
          <w:tcPr>
            <w:tcW w:w="2790" w:type="dxa"/>
            <w:tcBorders>
              <w:top w:val="nil"/>
              <w:left w:val="nil"/>
              <w:bottom w:val="nil"/>
              <w:right w:val="nil"/>
              <w:insideH w:val="nil"/>
              <w:insideV w:val="nil"/>
            </w:tcBorders>
            <w:shd w:color="auto" w:fill="auto" w:val="clear"/>
          </w:tcPr>
          <w:p>
            <w:pPr>
              <w:pStyle w:val="Normal"/>
              <w:spacing w:before="0" w:after="120"/>
              <w:rPr>
                <w:rFonts w:eastAsia="Calibri" w:eastAsiaTheme="minorHAnsi"/>
              </w:rPr>
            </w:pPr>
            <w:r>
              <w:rPr>
                <w:rFonts w:eastAsia="Calibri" w:eastAsiaTheme="minorHAnsi"/>
              </w:rPr>
              <w:t>Senior Research Associate</w:t>
            </w:r>
          </w:p>
        </w:tc>
        <w:tc>
          <w:tcPr>
            <w:tcW w:w="1260" w:type="dxa"/>
            <w:tcBorders>
              <w:top w:val="nil"/>
              <w:left w:val="nil"/>
              <w:bottom w:val="nil"/>
              <w:right w:val="nil"/>
              <w:insideH w:val="nil"/>
              <w:insideV w:val="nil"/>
            </w:tcBorders>
            <w:shd w:color="auto" w:fill="auto" w:val="clear"/>
          </w:tcPr>
          <w:p>
            <w:pPr>
              <w:pStyle w:val="Normal"/>
              <w:spacing w:before="0" w:after="120"/>
              <w:rPr>
                <w:highlight w:val="yellow"/>
              </w:rPr>
            </w:pPr>
            <w:r>
              <w:rPr>
                <w:rFonts w:eastAsia="Calibri" w:eastAsiaTheme="minorHAnsi"/>
                <w:highlight w:val="yellow"/>
              </w:rPr>
              <w:t>2 mo/yr</w:t>
            </w:r>
          </w:p>
        </w:tc>
        <w:tc>
          <w:tcPr>
            <w:tcW w:w="2149" w:type="dxa"/>
            <w:tcBorders>
              <w:top w:val="nil"/>
              <w:left w:val="nil"/>
              <w:bottom w:val="nil"/>
              <w:right w:val="nil"/>
              <w:insideH w:val="nil"/>
              <w:insideV w:val="nil"/>
            </w:tcBorders>
            <w:shd w:color="auto" w:fill="auto" w:val="clear"/>
          </w:tcPr>
          <w:p>
            <w:pPr>
              <w:pStyle w:val="Normal"/>
              <w:spacing w:before="0" w:after="120"/>
              <w:rPr>
                <w:highlight w:val="yellow"/>
              </w:rPr>
            </w:pPr>
            <w:r>
              <w:rPr>
                <w:rFonts w:eastAsia="Calibri" w:eastAsiaTheme="minorHAnsi"/>
                <w:highlight w:val="yellow"/>
              </w:rPr>
              <w:t>Technical support</w:t>
            </w:r>
          </w:p>
        </w:tc>
      </w:tr>
      <w:tr>
        <w:trPr/>
        <w:tc>
          <w:tcPr>
            <w:tcW w:w="3150" w:type="dxa"/>
            <w:tcBorders>
              <w:top w:val="nil"/>
              <w:left w:val="nil"/>
              <w:bottom w:val="nil"/>
              <w:right w:val="nil"/>
              <w:insideH w:val="nil"/>
              <w:insideV w:val="nil"/>
            </w:tcBorders>
            <w:shd w:fill="auto" w:val="clear"/>
          </w:tcPr>
          <w:p>
            <w:pPr>
              <w:pStyle w:val="Normal"/>
              <w:spacing w:before="0" w:after="120"/>
              <w:rPr>
                <w:rFonts w:eastAsia="Calibri" w:eastAsiaTheme="minorHAnsi"/>
              </w:rPr>
            </w:pPr>
            <w:r>
              <w:rPr>
                <w:rFonts w:eastAsia="Calibri" w:eastAsiaTheme="minorHAnsi"/>
              </w:rPr>
              <w:t>Ms Katherine Kilpatrick</w:t>
            </w:r>
          </w:p>
        </w:tc>
        <w:tc>
          <w:tcPr>
            <w:tcW w:w="2790" w:type="dxa"/>
            <w:tcBorders>
              <w:top w:val="nil"/>
              <w:left w:val="nil"/>
              <w:bottom w:val="nil"/>
              <w:right w:val="nil"/>
              <w:insideH w:val="nil"/>
              <w:insideV w:val="nil"/>
            </w:tcBorders>
            <w:shd w:color="auto" w:fill="auto" w:val="clear"/>
          </w:tcPr>
          <w:p>
            <w:pPr>
              <w:pStyle w:val="Normal"/>
              <w:spacing w:before="0" w:after="120"/>
              <w:rPr>
                <w:rFonts w:eastAsia="Calibri" w:eastAsiaTheme="minorHAnsi"/>
              </w:rPr>
            </w:pPr>
            <w:r>
              <w:rPr>
                <w:rFonts w:eastAsia="Calibri" w:eastAsiaTheme="minorHAnsi"/>
              </w:rPr>
              <w:t>Senior Research Associate</w:t>
            </w:r>
          </w:p>
        </w:tc>
        <w:tc>
          <w:tcPr>
            <w:tcW w:w="1260" w:type="dxa"/>
            <w:tcBorders>
              <w:top w:val="nil"/>
              <w:left w:val="nil"/>
              <w:bottom w:val="nil"/>
              <w:right w:val="nil"/>
              <w:insideH w:val="nil"/>
              <w:insideV w:val="nil"/>
            </w:tcBorders>
            <w:shd w:color="auto" w:fill="auto" w:val="clear"/>
          </w:tcPr>
          <w:p>
            <w:pPr>
              <w:pStyle w:val="Normal"/>
              <w:spacing w:before="0" w:after="120"/>
              <w:rPr>
                <w:highlight w:val="yellow"/>
              </w:rPr>
            </w:pPr>
            <w:r>
              <w:rPr>
                <w:rFonts w:eastAsia="Calibri" w:eastAsiaTheme="minorHAnsi"/>
                <w:highlight w:val="yellow"/>
              </w:rPr>
              <w:t>2 mo/yr</w:t>
            </w:r>
          </w:p>
        </w:tc>
        <w:tc>
          <w:tcPr>
            <w:tcW w:w="2149" w:type="dxa"/>
            <w:tcBorders>
              <w:top w:val="nil"/>
              <w:left w:val="nil"/>
              <w:bottom w:val="nil"/>
              <w:right w:val="nil"/>
              <w:insideH w:val="nil"/>
              <w:insideV w:val="nil"/>
            </w:tcBorders>
            <w:shd w:color="auto" w:fill="auto" w:val="clear"/>
          </w:tcPr>
          <w:p>
            <w:pPr>
              <w:pStyle w:val="Normal"/>
              <w:spacing w:before="0" w:after="120"/>
              <w:rPr>
                <w:highlight w:val="yellow"/>
              </w:rPr>
            </w:pPr>
            <w:r>
              <w:rPr>
                <w:rFonts w:eastAsia="Calibri" w:eastAsiaTheme="minorHAnsi"/>
                <w:highlight w:val="yellow"/>
              </w:rPr>
              <w:t>Data Analysis</w:t>
            </w:r>
          </w:p>
        </w:tc>
      </w:tr>
      <w:tr>
        <w:trPr/>
        <w:tc>
          <w:tcPr>
            <w:tcW w:w="3150" w:type="dxa"/>
            <w:tcBorders>
              <w:top w:val="nil"/>
              <w:left w:val="nil"/>
              <w:bottom w:val="nil"/>
              <w:right w:val="nil"/>
              <w:insideH w:val="nil"/>
              <w:insideV w:val="nil"/>
            </w:tcBorders>
            <w:shd w:fill="auto" w:val="clear"/>
          </w:tcPr>
          <w:p>
            <w:pPr>
              <w:pStyle w:val="Normal"/>
              <w:spacing w:before="0" w:after="120"/>
              <w:rPr>
                <w:rFonts w:eastAsia="Calibri" w:eastAsiaTheme="minorHAnsi"/>
              </w:rPr>
            </w:pPr>
            <w:r>
              <w:rPr>
                <w:rFonts w:eastAsia="Calibri" w:eastAsiaTheme="minorHAnsi"/>
              </w:rPr>
              <w:t xml:space="preserve">Ms Elizabeth Williams </w:t>
            </w:r>
          </w:p>
        </w:tc>
        <w:tc>
          <w:tcPr>
            <w:tcW w:w="2790" w:type="dxa"/>
            <w:tcBorders>
              <w:top w:val="nil"/>
              <w:left w:val="nil"/>
              <w:bottom w:val="nil"/>
              <w:right w:val="nil"/>
              <w:insideH w:val="nil"/>
              <w:insideV w:val="nil"/>
            </w:tcBorders>
            <w:shd w:color="auto" w:fill="auto" w:val="clear"/>
          </w:tcPr>
          <w:p>
            <w:pPr>
              <w:pStyle w:val="Normal"/>
              <w:spacing w:before="0" w:after="120"/>
              <w:rPr>
                <w:rFonts w:eastAsia="Calibri" w:eastAsiaTheme="minorHAnsi"/>
              </w:rPr>
            </w:pPr>
            <w:r>
              <w:rPr>
                <w:rFonts w:eastAsia="Calibri" w:eastAsiaTheme="minorHAnsi"/>
              </w:rPr>
              <w:t>Senior Research Associate</w:t>
            </w:r>
          </w:p>
        </w:tc>
        <w:tc>
          <w:tcPr>
            <w:tcW w:w="1260" w:type="dxa"/>
            <w:tcBorders>
              <w:top w:val="nil"/>
              <w:left w:val="nil"/>
              <w:bottom w:val="nil"/>
              <w:right w:val="nil"/>
              <w:insideH w:val="nil"/>
              <w:insideV w:val="nil"/>
            </w:tcBorders>
            <w:shd w:color="auto" w:fill="auto" w:val="clear"/>
          </w:tcPr>
          <w:p>
            <w:pPr>
              <w:pStyle w:val="Normal"/>
              <w:spacing w:before="0" w:after="120"/>
              <w:rPr>
                <w:highlight w:val="yellow"/>
              </w:rPr>
            </w:pPr>
            <w:r>
              <w:rPr>
                <w:rFonts w:eastAsia="Calibri" w:eastAsiaTheme="minorHAnsi"/>
                <w:highlight w:val="yellow"/>
              </w:rPr>
              <w:t>2 mo/yr</w:t>
            </w:r>
          </w:p>
        </w:tc>
        <w:tc>
          <w:tcPr>
            <w:tcW w:w="2149" w:type="dxa"/>
            <w:tcBorders>
              <w:top w:val="nil"/>
              <w:left w:val="nil"/>
              <w:bottom w:val="nil"/>
              <w:right w:val="nil"/>
              <w:insideH w:val="nil"/>
              <w:insideV w:val="nil"/>
            </w:tcBorders>
            <w:shd w:color="auto" w:fill="auto" w:val="clear"/>
          </w:tcPr>
          <w:p>
            <w:pPr>
              <w:pStyle w:val="Normal"/>
              <w:spacing w:before="0" w:after="120"/>
              <w:rPr>
                <w:highlight w:val="yellow"/>
              </w:rPr>
            </w:pPr>
            <w:r>
              <w:rPr>
                <w:rFonts w:eastAsia="Calibri" w:eastAsiaTheme="minorHAnsi"/>
                <w:highlight w:val="yellow"/>
              </w:rPr>
              <w:t>Data Processing; coordination with RCCL</w:t>
            </w:r>
          </w:p>
        </w:tc>
      </w:tr>
      <w:tr>
        <w:trPr/>
        <w:tc>
          <w:tcPr>
            <w:tcW w:w="3150" w:type="dxa"/>
            <w:tcBorders>
              <w:top w:val="nil"/>
              <w:left w:val="nil"/>
              <w:right w:val="nil"/>
              <w:insideV w:val="nil"/>
            </w:tcBorders>
            <w:shd w:fill="auto" w:val="clear"/>
          </w:tcPr>
          <w:p>
            <w:pPr>
              <w:pStyle w:val="Normal"/>
              <w:spacing w:before="0" w:after="120"/>
              <w:rPr>
                <w:rFonts w:eastAsia="Calibri" w:eastAsiaTheme="minorHAnsi"/>
              </w:rPr>
            </w:pPr>
            <w:r>
              <w:rPr>
                <w:rFonts w:eastAsia="Calibri" w:eastAsiaTheme="minorHAnsi"/>
              </w:rPr>
              <w:t>Ms Susan Walsh</w:t>
            </w:r>
          </w:p>
        </w:tc>
        <w:tc>
          <w:tcPr>
            <w:tcW w:w="2790" w:type="dxa"/>
            <w:tcBorders>
              <w:top w:val="nil"/>
              <w:left w:val="nil"/>
              <w:right w:val="nil"/>
              <w:insideV w:val="nil"/>
            </w:tcBorders>
            <w:shd w:color="auto" w:fill="auto" w:val="clear"/>
          </w:tcPr>
          <w:p>
            <w:pPr>
              <w:pStyle w:val="Normal"/>
              <w:spacing w:before="0" w:after="120"/>
              <w:rPr>
                <w:rFonts w:eastAsia="Calibri" w:eastAsiaTheme="minorHAnsi"/>
              </w:rPr>
            </w:pPr>
            <w:r>
              <w:rPr>
                <w:rFonts w:eastAsia="Calibri" w:eastAsiaTheme="minorHAnsi"/>
              </w:rPr>
              <w:t>Database Manager</w:t>
            </w:r>
          </w:p>
        </w:tc>
        <w:tc>
          <w:tcPr>
            <w:tcW w:w="1260" w:type="dxa"/>
            <w:tcBorders>
              <w:top w:val="nil"/>
              <w:left w:val="nil"/>
              <w:right w:val="nil"/>
              <w:insideV w:val="nil"/>
            </w:tcBorders>
            <w:shd w:color="auto" w:fill="auto" w:val="clear"/>
          </w:tcPr>
          <w:p>
            <w:pPr>
              <w:pStyle w:val="Normal"/>
              <w:spacing w:before="0" w:after="120"/>
              <w:rPr>
                <w:highlight w:val="yellow"/>
              </w:rPr>
            </w:pPr>
            <w:r>
              <w:rPr>
                <w:rFonts w:eastAsia="Calibri" w:eastAsiaTheme="minorHAnsi"/>
                <w:highlight w:val="yellow"/>
              </w:rPr>
              <w:t>2 mo/yr</w:t>
            </w:r>
          </w:p>
        </w:tc>
        <w:tc>
          <w:tcPr>
            <w:tcW w:w="2149" w:type="dxa"/>
            <w:tcBorders>
              <w:top w:val="nil"/>
              <w:left w:val="nil"/>
              <w:right w:val="nil"/>
              <w:insideV w:val="nil"/>
            </w:tcBorders>
            <w:shd w:color="auto" w:fill="auto" w:val="clear"/>
          </w:tcPr>
          <w:p>
            <w:pPr>
              <w:pStyle w:val="Normal"/>
              <w:spacing w:before="0" w:after="120"/>
              <w:rPr>
                <w:highlight w:val="yellow"/>
              </w:rPr>
            </w:pPr>
            <w:r>
              <w:rPr>
                <w:rFonts w:eastAsia="Calibri" w:eastAsiaTheme="minorHAnsi"/>
                <w:highlight w:val="yellow"/>
              </w:rPr>
              <w:t>Software development</w:t>
            </w:r>
          </w:p>
        </w:tc>
      </w:tr>
    </w:tbl>
    <w:p>
      <w:pPr>
        <w:pStyle w:val="Normal"/>
        <w:rPr/>
      </w:pPr>
      <w:r>
        <w:rPr>
          <w:szCs w:val="24"/>
        </w:rPr>
        <w:t xml:space="preserve">Support is requested for </w:t>
      </w:r>
      <w:r>
        <w:rPr>
          <w:szCs w:val="24"/>
          <w:highlight w:val="yellow"/>
        </w:rPr>
        <w:t>0.5 month</w:t>
      </w:r>
      <w:r>
        <w:rPr>
          <w:szCs w:val="24"/>
        </w:rPr>
        <w:t xml:space="preserve"> per year of Dr. P. Minnett’s time. He will supervise all aspects of the project, including directing the research related to the physical properties of the thermal skin layer in the experimental set-up. Dr. Minnett will coordinate the reporting of the results of the proposed studies in the form of research articles and oral presentations at an international conference.</w:t>
      </w:r>
      <w:r>
        <w:rPr/>
        <w:t xml:space="preserve"> </w:t>
      </w:r>
    </w:p>
    <w:p>
      <w:pPr>
        <w:pStyle w:val="Normal"/>
        <w:rPr/>
      </w:pPr>
      <w:r>
        <w:rPr>
          <w:highlight w:val="yellow"/>
        </w:rPr>
        <w:t>One month of Dr G Podesta’s</w:t>
      </w:r>
      <w:r>
        <w:rPr/>
        <w:t xml:space="preserve"> salary is requested. He has specialized knowledge in algorithm development and the statistical analysis of large data sets. He has been involved in the modification of atmospheric correction algorithms and the estimation of coefficient sets for many versions of the AVHRR and MODIS retrieval schemes. He will continue in this role.</w:t>
      </w:r>
    </w:p>
    <w:p>
      <w:pPr>
        <w:pStyle w:val="Normal"/>
        <w:rPr/>
      </w:pPr>
      <w:r>
        <w:rPr/>
        <w:t xml:space="preserve">We request </w:t>
      </w:r>
      <w:r>
        <w:rPr>
          <w:highlight w:val="yellow"/>
        </w:rPr>
        <w:t>3 months support for</w:t>
      </w:r>
      <w:r>
        <w:rPr/>
        <w:t xml:space="preserve"> </w:t>
      </w:r>
      <w:r>
        <w:rPr>
          <w:highlight w:val="yellow"/>
        </w:rPr>
        <w:t>Dr M. Szczodrak</w:t>
      </w:r>
      <w:r>
        <w:rPr/>
        <w:t xml:space="preserve"> who is an Associate Scientist in the PI’s group. She will to continue to participate in the M-AERI cruises, including the post-cruise analyses.</w:t>
      </w:r>
    </w:p>
    <w:p>
      <w:pPr>
        <w:pStyle w:val="Normal"/>
        <w:rPr/>
      </w:pPr>
      <w:r>
        <w:rPr/>
        <w:t xml:space="preserve">Mr Miguel Izaguirre, Senior Research Associate in the PI’s group, will maintain and calibrate the instruments before and after deployments, and do the initial quality assurance of the data. He monitors over a satellite internet link the instruments on the RCCL cruise ships on a daily basis. </w:t>
      </w:r>
      <w:r>
        <w:rPr>
          <w:highlight w:val="yellow"/>
        </w:rPr>
        <w:t>Six months of his salary is requested.</w:t>
      </w:r>
    </w:p>
    <w:p>
      <w:pPr>
        <w:pStyle w:val="Normal"/>
        <w:rPr>
          <w:rStyle w:val="Title1"/>
        </w:rPr>
      </w:pPr>
      <w:r>
        <w:rPr/>
        <w:t xml:space="preserve">Ms Kay Kilpatrick, </w:t>
      </w:r>
      <w:r>
        <w:rPr>
          <w:rStyle w:val="Title1"/>
        </w:rPr>
        <w:t xml:space="preserve">Senior Research Associate has a part-time appointment in Meteorology and Physical Oceanography. She has worked with the PI and CoI’s over many years and has a deep knowledge of the issues associated with assessing the performance of SST retrieval algorithms. </w:t>
      </w:r>
      <w:r>
        <w:rPr>
          <w:rStyle w:val="Title1"/>
          <w:highlight w:val="yellow"/>
        </w:rPr>
        <w:t>Four months per year of salary support is requested.</w:t>
      </w:r>
    </w:p>
    <w:p>
      <w:pPr>
        <w:pStyle w:val="Normal"/>
        <w:rPr>
          <w:rStyle w:val="Title1"/>
        </w:rPr>
      </w:pPr>
      <w:r>
        <w:rPr>
          <w:rStyle w:val="Title1"/>
        </w:rPr>
        <w:t xml:space="preserve">Ms Elizabeth Williams, Senior Research Associate, undertakes the day-to-day updating of the MODIS and VIIRS Match-Up Data Bases and performs the quality assurance and basic analysis. She interfaces with the Ocean Biology Processing Group at NASA Goddard Space Flight Center on the extraction of MODIS data at the time and location of the validating measurements, and with Royal Caribbean Cruise Lines related to the logistics of maintaining our instruments on their ships. </w:t>
      </w:r>
      <w:r>
        <w:rPr>
          <w:rStyle w:val="Title1"/>
          <w:highlight w:val="yellow"/>
        </w:rPr>
        <w:t>Four months per year of salary support is requested.</w:t>
      </w:r>
    </w:p>
    <w:p>
      <w:pPr>
        <w:pStyle w:val="Normal"/>
        <w:rPr>
          <w:rStyle w:val="Title1"/>
        </w:rPr>
      </w:pPr>
      <w:r>
        <w:rPr>
          <w:rStyle w:val="Title1"/>
        </w:rPr>
        <w:t xml:space="preserve">Ms Susan Walsh is a highly experienced scientific computer programmer who develops the software packages that are delivered to the OBPG at Goddard SFC. She also provides scientific programing support to the other team members. </w:t>
      </w:r>
      <w:r>
        <w:rPr>
          <w:rStyle w:val="Title1"/>
          <w:highlight w:val="yellow"/>
        </w:rPr>
        <w:t>Four months per year of salary support is requested.</w:t>
      </w:r>
    </w:p>
    <w:p>
      <w:pPr>
        <w:pStyle w:val="Normal"/>
        <w:rPr>
          <w:rStyle w:val="Title1"/>
        </w:rPr>
      </w:pPr>
      <w:r>
        <w:rPr>
          <w:rStyle w:val="Title1"/>
        </w:rPr>
        <w:t>The maintenance of the ISARs is done though a sub-contract to Remote Measurements and Research (RMRCo) in Seattle for the appropriate time of Dr. Michael Reynolds or a technician. Local calibration facilities are provided by Dr. Andrew Jessup at the Applied Physics Laboratory, University of Washington, at no cost. Dr. Reynolds was involved in the initial development of the ISARs and it is to his credit that they have performed so well over long deployments at sea. RMRCo also provides data quality assessment and control, including producing diagnostic plots and statistics on a weekly basis and delivers data to RSMAS for inclusion in the MODIS and VIIRS MUDBs.</w:t>
      </w:r>
    </w:p>
    <w:p>
      <w:pPr>
        <w:pStyle w:val="Normal"/>
        <w:spacing w:lineRule="exact" w:line="250" w:before="60" w:after="120"/>
        <w:jc w:val="both"/>
        <w:rPr>
          <w:b/>
          <w:b/>
          <w:i/>
          <w:i/>
          <w:iCs/>
          <w:szCs w:val="24"/>
        </w:rPr>
      </w:pPr>
      <w:r>
        <w:rPr>
          <w:b/>
          <w:i/>
          <w:iCs/>
          <w:szCs w:val="24"/>
        </w:rPr>
      </w:r>
    </w:p>
    <w:p>
      <w:pPr>
        <w:pStyle w:val="Normal"/>
        <w:spacing w:lineRule="exact" w:line="250" w:before="60" w:after="120"/>
        <w:jc w:val="both"/>
        <w:rPr>
          <w:szCs w:val="24"/>
        </w:rPr>
      </w:pPr>
      <w:r>
        <w:rPr>
          <w:b/>
          <w:i/>
          <w:iCs/>
          <w:szCs w:val="24"/>
        </w:rPr>
        <w:t>Materials and Supplies</w:t>
      </w:r>
      <w:r>
        <w:rPr>
          <w:b/>
          <w:i/>
          <w:szCs w:val="24"/>
        </w:rPr>
        <w:t>:</w:t>
      </w:r>
      <w:r>
        <w:rPr>
          <w:szCs w:val="24"/>
        </w:rPr>
        <w:t xml:space="preserve"> </w:t>
      </w:r>
    </w:p>
    <w:p>
      <w:pPr>
        <w:pStyle w:val="Normal"/>
        <w:rPr>
          <w:b/>
          <w:b/>
        </w:rPr>
      </w:pPr>
      <w:r>
        <w:rPr>
          <w:b/>
        </w:rPr>
        <w:t xml:space="preserve">Instrument refurbishment </w:t>
      </w:r>
    </w:p>
    <w:p>
      <w:pPr>
        <w:pStyle w:val="Normal"/>
        <w:rPr/>
      </w:pPr>
      <w:r>
        <w:rPr/>
        <w:t xml:space="preserve">The costs for instrument refurbishment are for replacing components that are damaged at sea, usually as a result of prolonged exposure to the moist, salty, marine atmosphere. Cables and connectors are prone to such corrosion and require frequent attention. </w:t>
      </w:r>
    </w:p>
    <w:p>
      <w:pPr>
        <w:pStyle w:val="Normal"/>
        <w:rPr/>
      </w:pPr>
      <w:r>
        <w:rPr/>
        <w:t xml:space="preserve">Replacement of some components of the M-AERI Mk2, such as the scan mirror assembly (~$1200 each), rain sensor (susceptible to salt corrosion, at ~$500 each), Dewars (susceptible to damage by vibration and temperature cycling, at ~$2400 each), and humidity sensors and thermistors ($100 each). </w:t>
      </w:r>
    </w:p>
    <w:p>
      <w:pPr>
        <w:pStyle w:val="Normal"/>
        <w:rPr/>
      </w:pPr>
      <w:r>
        <w:rPr/>
        <w:t>In 2016 a Heitronics pyrometer in one of the ISARs was replaced at a cost of $5550, and we anticipate a similar failure in the other ISAR in the course of this project. Both ISARS have been deployed at sea for over 15 yrs.</w:t>
      </w:r>
    </w:p>
    <w:p>
      <w:pPr>
        <w:pStyle w:val="Normal"/>
        <w:rPr>
          <w:b/>
          <w:b/>
        </w:rPr>
      </w:pPr>
      <w:r>
        <w:rPr>
          <w:b/>
        </w:rPr>
        <w:t xml:space="preserve">Instrument deployments. </w:t>
      </w:r>
    </w:p>
    <w:p>
      <w:pPr>
        <w:pStyle w:val="Normal"/>
        <w:rPr/>
      </w:pPr>
      <w:r>
        <w:rPr/>
        <w:t>There are no costs anticipated for the instrument deployments. RCCL has provided hardware and technical support for the M-AERI installations, including minor modifications to the ships railings and decks, installation of cables, access to UPS power, and communications support at no cost.</w:t>
      </w:r>
    </w:p>
    <w:p>
      <w:pPr>
        <w:pStyle w:val="Normal"/>
        <w:rPr/>
      </w:pPr>
      <w:r>
        <w:rPr/>
        <w:t xml:space="preserve">The ISAR installation on the N/V </w:t>
      </w:r>
      <w:r>
        <w:rPr>
          <w:i/>
        </w:rPr>
        <w:t>Andromeda Leader</w:t>
      </w:r>
      <w:r>
        <w:rPr/>
        <w:t xml:space="preserve"> is in place and it is not expected to need significant upgrading. On board technical support, in terms of routine monitoring of a computer on the bridge, and alerting our team to error messages or anomalous behavior, is provided by NYK Lines. Bridge officers have shown themselves to be capable of following email instructions to rectify some problems.</w:t>
      </w:r>
    </w:p>
    <w:p>
      <w:pPr>
        <w:pStyle w:val="Normal"/>
        <w:spacing w:lineRule="exact" w:line="250" w:before="60" w:after="120"/>
        <w:jc w:val="both"/>
        <w:rPr/>
      </w:pPr>
      <w:r>
        <w:rPr>
          <w:b/>
        </w:rPr>
        <w:t xml:space="preserve">Communications </w:t>
      </w:r>
    </w:p>
    <w:p>
      <w:pPr>
        <w:pStyle w:val="Normal"/>
        <w:spacing w:lineRule="exact" w:line="250" w:before="60" w:after="120"/>
        <w:jc w:val="both"/>
        <w:rPr>
          <w:szCs w:val="24"/>
        </w:rPr>
      </w:pPr>
      <w:r>
        <w:rPr/>
        <w:t>Telemetry of ISAR data using Iridium based on current charges is $3,500/yr. Internet access to the  M-AERIs on the RCCL ships is provided free of charge by RCCL</w:t>
      </w:r>
    </w:p>
    <w:p>
      <w:pPr>
        <w:pStyle w:val="Normal"/>
        <w:spacing w:lineRule="exact" w:line="250" w:before="60" w:after="120"/>
        <w:jc w:val="both"/>
        <w:rPr>
          <w:b/>
          <w:b/>
          <w:i/>
          <w:i/>
        </w:rPr>
      </w:pPr>
      <w:r>
        <w:rPr>
          <w:b/>
          <w:i/>
        </w:rPr>
        <w:t>Domestic travel</w:t>
      </w:r>
    </w:p>
    <w:p>
      <w:pPr>
        <w:pStyle w:val="Normal"/>
        <w:spacing w:lineRule="exact" w:line="250" w:before="60" w:after="120"/>
        <w:jc w:val="both"/>
        <w:rPr/>
      </w:pPr>
      <w:r>
        <w:rPr/>
        <w:t>Following the guidance in the A.37, two Team Meetings or Workshops are budgeted each year on the west coast. The cost of a single trip is:</w:t>
      </w:r>
    </w:p>
    <w:p>
      <w:pPr>
        <w:pStyle w:val="Normal"/>
        <w:spacing w:lineRule="exact" w:line="250" w:before="60" w:after="120"/>
        <w:jc w:val="both"/>
        <w:rPr/>
      </w:pPr>
      <w:r>
        <w:rPr/>
      </w:r>
      <w:r>
        <mc:AlternateContent>
          <mc:Choice Requires="wps">
            <w:drawing>
              <wp:anchor behindDoc="0" distT="0" distB="0" distL="114300" distR="114300" simplePos="0" locked="0" layoutInCell="1" allowOverlap="1" relativeHeight="26">
                <wp:simplePos x="0" y="0"/>
                <wp:positionH relativeFrom="margin">
                  <wp:align>center</wp:align>
                </wp:positionH>
                <wp:positionV relativeFrom="paragraph">
                  <wp:posOffset>34290</wp:posOffset>
                </wp:positionV>
                <wp:extent cx="4457700" cy="1962150"/>
                <wp:effectExtent l="0" t="0" r="0" b="0"/>
                <wp:wrapSquare wrapText="bothSides"/>
                <wp:docPr id="28" name="Frame8"/>
                <a:graphic xmlns:a="http://schemas.openxmlformats.org/drawingml/2006/main">
                  <a:graphicData uri="http://schemas.microsoft.com/office/word/2010/wordprocessingShape">
                    <wps:wsp>
                      <wps:cNvSpPr txBox="1"/>
                      <wps:spPr>
                        <a:xfrm>
                          <a:off x="0" y="0"/>
                          <a:ext cx="4457700" cy="1962150"/>
                        </a:xfrm>
                        <a:prstGeom prst="rect"/>
                      </wps:spPr>
                      <wps:txbx>
                        <w:txbxContent>
                          <w:tbl>
                            <w:tblPr>
                              <w:tblpPr w:bottomFromText="0" w:horzAnchor="margin" w:leftFromText="180" w:rightFromText="180" w:tblpX="0" w:tblpXSpec="center" w:tblpY="54" w:topFromText="0" w:vertAnchor="text"/>
                              <w:tblW w:w="7020" w:type="dxa"/>
                              <w:jc w:val="center"/>
                              <w:tblInd w:w="0" w:type="dxa"/>
                              <w:tblBorders/>
                              <w:tblCellMar>
                                <w:top w:w="0" w:type="dxa"/>
                                <w:left w:w="108" w:type="dxa"/>
                                <w:bottom w:w="0" w:type="dxa"/>
                                <w:right w:w="108" w:type="dxa"/>
                              </w:tblCellMar>
                              <w:tblLook w:val="01e0" w:noVBand="0" w:noHBand="0" w:lastColumn="1" w:firstColumn="1" w:lastRow="1" w:firstRow="1"/>
                            </w:tblPr>
                            <w:tblGrid>
                              <w:gridCol w:w="5877"/>
                              <w:gridCol w:w="1142"/>
                            </w:tblGrid>
                            <w:tr>
                              <w:trPr>
                                <w:trHeight w:val="278" w:hRule="atLeast"/>
                              </w:trPr>
                              <w:tc>
                                <w:tcPr>
                                  <w:tcW w:w="5877" w:type="dxa"/>
                                  <w:tcBorders/>
                                  <w:shd w:fill="auto" w:val="clear"/>
                                </w:tcPr>
                                <w:p>
                                  <w:pPr>
                                    <w:pStyle w:val="Normal"/>
                                    <w:spacing w:before="0" w:after="0"/>
                                    <w:rPr/>
                                  </w:pPr>
                                  <w:r>
                                    <w:rPr/>
                                    <w:t>Airfare: Miami to Los Angeles or Seattle</w:t>
                                  </w:r>
                                </w:p>
                              </w:tc>
                              <w:tc>
                                <w:tcPr>
                                  <w:tcW w:w="1142" w:type="dxa"/>
                                  <w:tcBorders/>
                                  <w:shd w:fill="auto" w:val="clear"/>
                                </w:tcPr>
                                <w:p>
                                  <w:pPr>
                                    <w:pStyle w:val="Normal"/>
                                    <w:spacing w:before="0" w:after="0"/>
                                    <w:rPr/>
                                  </w:pPr>
                                  <w:r>
                                    <w:rPr/>
                                    <w:t>$  650.00</w:t>
                                  </w:r>
                                </w:p>
                              </w:tc>
                            </w:tr>
                            <w:tr>
                              <w:trPr>
                                <w:trHeight w:val="293" w:hRule="atLeast"/>
                              </w:trPr>
                              <w:tc>
                                <w:tcPr>
                                  <w:tcW w:w="5877" w:type="dxa"/>
                                  <w:tcBorders/>
                                  <w:shd w:fill="auto" w:val="clear"/>
                                </w:tcPr>
                                <w:p>
                                  <w:pPr>
                                    <w:pStyle w:val="Normal"/>
                                    <w:spacing w:before="0" w:after="0"/>
                                    <w:rPr/>
                                  </w:pPr>
                                  <w:r>
                                    <w:rPr/>
                                    <w:t xml:space="preserve">Local transport </w:t>
                                  </w:r>
                                </w:p>
                              </w:tc>
                              <w:tc>
                                <w:tcPr>
                                  <w:tcW w:w="1142" w:type="dxa"/>
                                  <w:tcBorders/>
                                  <w:shd w:fill="auto" w:val="clear"/>
                                </w:tcPr>
                                <w:p>
                                  <w:pPr>
                                    <w:pStyle w:val="Normal"/>
                                    <w:spacing w:before="0" w:after="0"/>
                                    <w:rPr/>
                                  </w:pPr>
                                  <w:r>
                                    <w:rPr/>
                                    <w:t>$  300.00</w:t>
                                  </w:r>
                                </w:p>
                              </w:tc>
                            </w:tr>
                            <w:tr>
                              <w:trPr>
                                <w:trHeight w:val="278" w:hRule="atLeast"/>
                              </w:trPr>
                              <w:tc>
                                <w:tcPr>
                                  <w:tcW w:w="5877" w:type="dxa"/>
                                  <w:tcBorders/>
                                  <w:shd w:fill="auto" w:val="clear"/>
                                </w:tcPr>
                                <w:p>
                                  <w:pPr>
                                    <w:pStyle w:val="Normal"/>
                                    <w:spacing w:before="0" w:after="0"/>
                                    <w:rPr/>
                                  </w:pPr>
                                  <w:r>
                                    <w:rPr/>
                                    <w:t>Hotel and per diem (1 person, 3 days)</w:t>
                                  </w:r>
                                </w:p>
                              </w:tc>
                              <w:tc>
                                <w:tcPr>
                                  <w:tcW w:w="1142" w:type="dxa"/>
                                  <w:tcBorders/>
                                  <w:shd w:fill="auto" w:val="clear"/>
                                </w:tcPr>
                                <w:p>
                                  <w:pPr>
                                    <w:pStyle w:val="Normal"/>
                                    <w:spacing w:before="0" w:after="0"/>
                                    <w:rPr/>
                                  </w:pPr>
                                  <w:r>
                                    <w:rPr/>
                                    <w:t>$1000.00</w:t>
                                  </w:r>
                                </w:p>
                              </w:tc>
                            </w:tr>
                            <w:tr>
                              <w:trPr>
                                <w:trHeight w:val="278" w:hRule="atLeast"/>
                              </w:trPr>
                              <w:tc>
                                <w:tcPr>
                                  <w:tcW w:w="5877" w:type="dxa"/>
                                  <w:tcBorders/>
                                  <w:shd w:fill="auto" w:val="clear"/>
                                </w:tcPr>
                                <w:p>
                                  <w:pPr>
                                    <w:pStyle w:val="Normal"/>
                                    <w:spacing w:before="0" w:after="0"/>
                                    <w:rPr/>
                                  </w:pPr>
                                  <w:r>
                                    <w:rPr/>
                                    <w:t xml:space="preserve">Per diem on travel days </w:t>
                                  </w:r>
                                </w:p>
                              </w:tc>
                              <w:tc>
                                <w:tcPr>
                                  <w:tcW w:w="1142" w:type="dxa"/>
                                  <w:tcBorders>
                                    <w:bottom w:val="single" w:sz="4" w:space="0" w:color="00000A"/>
                                    <w:insideH w:val="single" w:sz="4" w:space="0" w:color="00000A"/>
                                  </w:tcBorders>
                                  <w:shd w:fill="auto" w:val="clear"/>
                                </w:tcPr>
                                <w:p>
                                  <w:pPr>
                                    <w:pStyle w:val="Normal"/>
                                    <w:spacing w:before="0" w:after="0"/>
                                    <w:rPr/>
                                  </w:pPr>
                                  <w:r>
                                    <w:rPr/>
                                    <w:t>$    50.00</w:t>
                                  </w:r>
                                </w:p>
                              </w:tc>
                            </w:tr>
                            <w:tr>
                              <w:trPr>
                                <w:trHeight w:val="278" w:hRule="atLeast"/>
                              </w:trPr>
                              <w:tc>
                                <w:tcPr>
                                  <w:tcW w:w="5877" w:type="dxa"/>
                                  <w:tcBorders/>
                                  <w:shd w:fill="auto" w:val="clear"/>
                                </w:tcPr>
                                <w:p>
                                  <w:pPr>
                                    <w:pStyle w:val="Normal"/>
                                    <w:spacing w:before="0" w:after="0"/>
                                    <w:rPr/>
                                  </w:pPr>
                                  <w:r>
                                    <w:rPr/>
                                  </w:r>
                                </w:p>
                              </w:tc>
                              <w:tc>
                                <w:tcPr>
                                  <w:tcW w:w="1142" w:type="dxa"/>
                                  <w:tcBorders>
                                    <w:top w:val="single" w:sz="4" w:space="0" w:color="00000A"/>
                                  </w:tcBorders>
                                  <w:shd w:fill="auto" w:val="clear"/>
                                </w:tcPr>
                                <w:p>
                                  <w:pPr>
                                    <w:pStyle w:val="Normal"/>
                                    <w:spacing w:before="0" w:after="0"/>
                                    <w:rPr/>
                                  </w:pPr>
                                  <w:r>
                                    <w:fldChar w:fldCharType="begin"/>
                                  </w:r>
                                  <w:r>
                                    <w:instrText>=SUM(ABOVE)</w:instrText>
                                  </w:r>
                                  <w:r>
                                    <w:fldChar w:fldCharType="separate"/>
                                  </w:r>
                                  <w:bookmarkStart w:id="225" w:name="__Fieldmark__10682_2120427496"/>
                                  <w:r>
                                    <w:rPr/>
                                    <w:t>$2000.00</w:t>
                                  </w:r>
                                  <w:bookmarkEnd w:id="225"/>
                                  <w:r>
                                    <w:rPr/>
                                  </w:r>
                                  <w:r>
                                    <w:fldChar w:fldCharType="end"/>
                                  </w:r>
                                </w:p>
                              </w:tc>
                            </w:tr>
                          </w:tbl>
                        </w:txbxContent>
                      </wps:txbx>
                      <wps:bodyPr anchor="t" lIns="0" tIns="0" rIns="0" bIns="0">
                        <a:spAutoFit/>
                      </wps:bodyPr>
                    </wps:wsp>
                  </a:graphicData>
                </a:graphic>
              </wp:anchor>
            </w:drawing>
          </mc:Choice>
          <mc:Fallback>
            <w:pict>
              <v:rect style="position:absolute;rotation:0;width:351pt;height:154.5pt;mso-wrap-distance-left:9pt;mso-wrap-distance-right:9pt;mso-wrap-distance-top:0pt;mso-wrap-distance-bottom:0pt;margin-top:2.7pt;mso-position-vertical-relative:text;margin-left:58.5pt;mso-position-horizontal:center;mso-position-horizontal-relative:margin">
                <v:textbox inset="0in,0in,0in,0in">
                  <w:txbxContent>
                    <w:tbl>
                      <w:tblPr>
                        <w:tblpPr w:bottomFromText="0" w:horzAnchor="margin" w:leftFromText="180" w:rightFromText="180" w:tblpX="0" w:tblpXSpec="center" w:tblpY="54" w:topFromText="0" w:vertAnchor="text"/>
                        <w:tblW w:w="7020" w:type="dxa"/>
                        <w:jc w:val="center"/>
                        <w:tblInd w:w="0" w:type="dxa"/>
                        <w:tblBorders/>
                        <w:tblCellMar>
                          <w:top w:w="0" w:type="dxa"/>
                          <w:left w:w="108" w:type="dxa"/>
                          <w:bottom w:w="0" w:type="dxa"/>
                          <w:right w:w="108" w:type="dxa"/>
                        </w:tblCellMar>
                        <w:tblLook w:val="01e0" w:noVBand="0" w:noHBand="0" w:lastColumn="1" w:firstColumn="1" w:lastRow="1" w:firstRow="1"/>
                      </w:tblPr>
                      <w:tblGrid>
                        <w:gridCol w:w="5877"/>
                        <w:gridCol w:w="1142"/>
                      </w:tblGrid>
                      <w:tr>
                        <w:trPr>
                          <w:trHeight w:val="278" w:hRule="atLeast"/>
                        </w:trPr>
                        <w:tc>
                          <w:tcPr>
                            <w:tcW w:w="5877" w:type="dxa"/>
                            <w:tcBorders/>
                            <w:shd w:fill="auto" w:val="clear"/>
                          </w:tcPr>
                          <w:p>
                            <w:pPr>
                              <w:pStyle w:val="Normal"/>
                              <w:spacing w:before="0" w:after="0"/>
                              <w:rPr/>
                            </w:pPr>
                            <w:r>
                              <w:rPr/>
                              <w:t>Airfare: Miami to Los Angeles or Seattle</w:t>
                            </w:r>
                          </w:p>
                        </w:tc>
                        <w:tc>
                          <w:tcPr>
                            <w:tcW w:w="1142" w:type="dxa"/>
                            <w:tcBorders/>
                            <w:shd w:fill="auto" w:val="clear"/>
                          </w:tcPr>
                          <w:p>
                            <w:pPr>
                              <w:pStyle w:val="Normal"/>
                              <w:spacing w:before="0" w:after="0"/>
                              <w:rPr/>
                            </w:pPr>
                            <w:r>
                              <w:rPr/>
                              <w:t>$  650.00</w:t>
                            </w:r>
                          </w:p>
                        </w:tc>
                      </w:tr>
                      <w:tr>
                        <w:trPr>
                          <w:trHeight w:val="293" w:hRule="atLeast"/>
                        </w:trPr>
                        <w:tc>
                          <w:tcPr>
                            <w:tcW w:w="5877" w:type="dxa"/>
                            <w:tcBorders/>
                            <w:shd w:fill="auto" w:val="clear"/>
                          </w:tcPr>
                          <w:p>
                            <w:pPr>
                              <w:pStyle w:val="Normal"/>
                              <w:spacing w:before="0" w:after="0"/>
                              <w:rPr/>
                            </w:pPr>
                            <w:r>
                              <w:rPr/>
                              <w:t xml:space="preserve">Local transport </w:t>
                            </w:r>
                          </w:p>
                        </w:tc>
                        <w:tc>
                          <w:tcPr>
                            <w:tcW w:w="1142" w:type="dxa"/>
                            <w:tcBorders/>
                            <w:shd w:fill="auto" w:val="clear"/>
                          </w:tcPr>
                          <w:p>
                            <w:pPr>
                              <w:pStyle w:val="Normal"/>
                              <w:spacing w:before="0" w:after="0"/>
                              <w:rPr/>
                            </w:pPr>
                            <w:r>
                              <w:rPr/>
                              <w:t>$  300.00</w:t>
                            </w:r>
                          </w:p>
                        </w:tc>
                      </w:tr>
                      <w:tr>
                        <w:trPr>
                          <w:trHeight w:val="278" w:hRule="atLeast"/>
                        </w:trPr>
                        <w:tc>
                          <w:tcPr>
                            <w:tcW w:w="5877" w:type="dxa"/>
                            <w:tcBorders/>
                            <w:shd w:fill="auto" w:val="clear"/>
                          </w:tcPr>
                          <w:p>
                            <w:pPr>
                              <w:pStyle w:val="Normal"/>
                              <w:spacing w:before="0" w:after="0"/>
                              <w:rPr/>
                            </w:pPr>
                            <w:r>
                              <w:rPr/>
                              <w:t>Hotel and per diem (1 person, 3 days)</w:t>
                            </w:r>
                          </w:p>
                        </w:tc>
                        <w:tc>
                          <w:tcPr>
                            <w:tcW w:w="1142" w:type="dxa"/>
                            <w:tcBorders/>
                            <w:shd w:fill="auto" w:val="clear"/>
                          </w:tcPr>
                          <w:p>
                            <w:pPr>
                              <w:pStyle w:val="Normal"/>
                              <w:spacing w:before="0" w:after="0"/>
                              <w:rPr/>
                            </w:pPr>
                            <w:r>
                              <w:rPr/>
                              <w:t>$1000.00</w:t>
                            </w:r>
                          </w:p>
                        </w:tc>
                      </w:tr>
                      <w:tr>
                        <w:trPr>
                          <w:trHeight w:val="278" w:hRule="atLeast"/>
                        </w:trPr>
                        <w:tc>
                          <w:tcPr>
                            <w:tcW w:w="5877" w:type="dxa"/>
                            <w:tcBorders/>
                            <w:shd w:fill="auto" w:val="clear"/>
                          </w:tcPr>
                          <w:p>
                            <w:pPr>
                              <w:pStyle w:val="Normal"/>
                              <w:spacing w:before="0" w:after="0"/>
                              <w:rPr/>
                            </w:pPr>
                            <w:r>
                              <w:rPr/>
                              <w:t xml:space="preserve">Per diem on travel days </w:t>
                            </w:r>
                          </w:p>
                        </w:tc>
                        <w:tc>
                          <w:tcPr>
                            <w:tcW w:w="1142" w:type="dxa"/>
                            <w:tcBorders>
                              <w:bottom w:val="single" w:sz="4" w:space="0" w:color="00000A"/>
                              <w:insideH w:val="single" w:sz="4" w:space="0" w:color="00000A"/>
                            </w:tcBorders>
                            <w:shd w:fill="auto" w:val="clear"/>
                          </w:tcPr>
                          <w:p>
                            <w:pPr>
                              <w:pStyle w:val="Normal"/>
                              <w:spacing w:before="0" w:after="0"/>
                              <w:rPr/>
                            </w:pPr>
                            <w:r>
                              <w:rPr/>
                              <w:t>$    50.00</w:t>
                            </w:r>
                          </w:p>
                        </w:tc>
                      </w:tr>
                      <w:tr>
                        <w:trPr>
                          <w:trHeight w:val="278" w:hRule="atLeast"/>
                        </w:trPr>
                        <w:tc>
                          <w:tcPr>
                            <w:tcW w:w="5877" w:type="dxa"/>
                            <w:tcBorders/>
                            <w:shd w:fill="auto" w:val="clear"/>
                          </w:tcPr>
                          <w:p>
                            <w:pPr>
                              <w:pStyle w:val="Normal"/>
                              <w:spacing w:before="0" w:after="0"/>
                              <w:rPr/>
                            </w:pPr>
                            <w:r>
                              <w:rPr/>
                            </w:r>
                          </w:p>
                        </w:tc>
                        <w:tc>
                          <w:tcPr>
                            <w:tcW w:w="1142" w:type="dxa"/>
                            <w:tcBorders>
                              <w:top w:val="single" w:sz="4" w:space="0" w:color="00000A"/>
                            </w:tcBorders>
                            <w:shd w:fill="auto" w:val="clear"/>
                          </w:tcPr>
                          <w:p>
                            <w:pPr>
                              <w:pStyle w:val="Normal"/>
                              <w:spacing w:before="0" w:after="0"/>
                              <w:rPr/>
                            </w:pPr>
                            <w:r>
                              <w:fldChar w:fldCharType="begin"/>
                            </w:r>
                            <w:r>
                              <w:instrText>=SUM(ABOVE)</w:instrText>
                            </w:r>
                            <w:r>
                              <w:fldChar w:fldCharType="separate"/>
                            </w:r>
                            <w:bookmarkStart w:id="226" w:name="__Fieldmark__10682_2120427496"/>
                            <w:r>
                              <w:rPr/>
                              <w:t>$2000.00</w:t>
                            </w:r>
                            <w:bookmarkEnd w:id="226"/>
                            <w:r>
                              <w:rPr/>
                            </w:r>
                            <w:r>
                              <w:fldChar w:fldCharType="end"/>
                            </w:r>
                          </w:p>
                        </w:tc>
                      </w:tr>
                    </w:tbl>
                  </w:txbxContent>
                </v:textbox>
                <w10:wrap type="square"/>
              </v:rect>
            </w:pict>
          </mc:Fallback>
        </mc:AlternateContent>
      </w:r>
    </w:p>
    <w:p>
      <w:pPr>
        <w:pStyle w:val="Normal"/>
        <w:spacing w:lineRule="exact" w:line="250" w:before="60" w:after="120"/>
        <w:jc w:val="both"/>
        <w:rPr>
          <w:sz w:val="22"/>
        </w:rPr>
      </w:pPr>
      <w:r>
        <w:rPr>
          <w:sz w:val="22"/>
        </w:rPr>
      </w:r>
    </w:p>
    <w:p>
      <w:pPr>
        <w:pStyle w:val="Normal"/>
        <w:spacing w:lineRule="exact" w:line="250" w:before="60" w:after="120"/>
        <w:jc w:val="both"/>
        <w:rPr>
          <w:sz w:val="22"/>
        </w:rPr>
      </w:pPr>
      <w:r>
        <w:rPr>
          <w:sz w:val="22"/>
        </w:rPr>
      </w:r>
    </w:p>
    <w:p>
      <w:pPr>
        <w:pStyle w:val="Normal"/>
        <w:spacing w:lineRule="exact" w:line="250" w:before="60" w:after="120"/>
        <w:jc w:val="both"/>
        <w:rPr>
          <w:sz w:val="22"/>
        </w:rPr>
      </w:pPr>
      <w:r>
        <w:rPr>
          <w:sz w:val="22"/>
        </w:rPr>
      </w:r>
    </w:p>
    <w:p>
      <w:pPr>
        <w:pStyle w:val="Normal"/>
        <w:spacing w:lineRule="exact" w:line="250" w:before="60" w:after="120"/>
        <w:jc w:val="both"/>
        <w:rPr>
          <w:sz w:val="22"/>
        </w:rPr>
      </w:pPr>
      <w:r>
        <w:rPr>
          <w:sz w:val="22"/>
        </w:rPr>
      </w:r>
    </w:p>
    <w:p>
      <w:pPr>
        <w:pStyle w:val="Normal"/>
        <w:rPr/>
      </w:pPr>
      <w:r>
        <w:rPr/>
        <w:t xml:space="preserve">Domestic travel includes one scientific meeting per year, such as the AGU Fall Meeting in San Francisco. The anticipated costs are outlined below based on recent costs: </w:t>
      </w:r>
    </w:p>
    <w:p>
      <w:pPr>
        <w:pStyle w:val="Normal"/>
        <w:rPr>
          <w:highlight w:val="yellow"/>
        </w:rPr>
      </w:pPr>
      <w:r>
        <w:rPr>
          <w:highlight w:val="yellow"/>
        </w:rPr>
      </w:r>
      <w:r>
        <mc:AlternateContent>
          <mc:Choice Requires="wps">
            <w:drawing>
              <wp:anchor behindDoc="0" distT="0" distB="0" distL="114300" distR="114300" simplePos="0" locked="0" layoutInCell="1" allowOverlap="1" relativeHeight="27">
                <wp:simplePos x="0" y="0"/>
                <wp:positionH relativeFrom="margin">
                  <wp:align>center</wp:align>
                </wp:positionH>
                <wp:positionV relativeFrom="paragraph">
                  <wp:posOffset>34290</wp:posOffset>
                </wp:positionV>
                <wp:extent cx="4457700" cy="2317750"/>
                <wp:effectExtent l="0" t="0" r="0" b="0"/>
                <wp:wrapSquare wrapText="bothSides"/>
                <wp:docPr id="29" name="Frame9"/>
                <a:graphic xmlns:a="http://schemas.openxmlformats.org/drawingml/2006/main">
                  <a:graphicData uri="http://schemas.microsoft.com/office/word/2010/wordprocessingShape">
                    <wps:wsp>
                      <wps:cNvSpPr txBox="1"/>
                      <wps:spPr>
                        <a:xfrm>
                          <a:off x="0" y="0"/>
                          <a:ext cx="4457700" cy="2317750"/>
                        </a:xfrm>
                        <a:prstGeom prst="rect"/>
                      </wps:spPr>
                      <wps:txbx>
                        <w:txbxContent>
                          <w:tbl>
                            <w:tblPr>
                              <w:tblpPr w:bottomFromText="0" w:horzAnchor="margin" w:leftFromText="180" w:rightFromText="180" w:tblpX="0" w:tblpXSpec="center" w:tblpY="54" w:topFromText="0" w:vertAnchor="text"/>
                              <w:tblW w:w="7020" w:type="dxa"/>
                              <w:jc w:val="center"/>
                              <w:tblInd w:w="0" w:type="dxa"/>
                              <w:tblBorders/>
                              <w:tblCellMar>
                                <w:top w:w="0" w:type="dxa"/>
                                <w:left w:w="108" w:type="dxa"/>
                                <w:bottom w:w="0" w:type="dxa"/>
                                <w:right w:w="108" w:type="dxa"/>
                              </w:tblCellMar>
                              <w:tblLook w:val="01e0" w:noVBand="0" w:noHBand="0" w:lastColumn="1" w:firstColumn="1" w:lastRow="1" w:firstRow="1"/>
                            </w:tblPr>
                            <w:tblGrid>
                              <w:gridCol w:w="5877"/>
                              <w:gridCol w:w="1142"/>
                            </w:tblGrid>
                            <w:tr>
                              <w:trPr>
                                <w:trHeight w:val="278" w:hRule="atLeast"/>
                              </w:trPr>
                              <w:tc>
                                <w:tcPr>
                                  <w:tcW w:w="5877" w:type="dxa"/>
                                  <w:tcBorders/>
                                  <w:shd w:fill="auto" w:val="clear"/>
                                </w:tcPr>
                                <w:p>
                                  <w:pPr>
                                    <w:pStyle w:val="Normal"/>
                                    <w:spacing w:before="0" w:after="0"/>
                                    <w:rPr/>
                                  </w:pPr>
                                  <w:r>
                                    <w:rPr/>
                                    <w:t xml:space="preserve">Conference Registration Fee and Abstract submission Fee </w:t>
                                  </w:r>
                                </w:p>
                              </w:tc>
                              <w:tc>
                                <w:tcPr>
                                  <w:tcW w:w="1142" w:type="dxa"/>
                                  <w:tcBorders/>
                                  <w:shd w:fill="auto" w:val="clear"/>
                                </w:tcPr>
                                <w:p>
                                  <w:pPr>
                                    <w:pStyle w:val="Normal"/>
                                    <w:spacing w:before="0" w:after="0"/>
                                    <w:rPr/>
                                  </w:pPr>
                                  <w:r>
                                    <w:rPr/>
                                    <w:t>$  480.00</w:t>
                                  </w:r>
                                </w:p>
                              </w:tc>
                            </w:tr>
                            <w:tr>
                              <w:trPr>
                                <w:trHeight w:val="278" w:hRule="atLeast"/>
                              </w:trPr>
                              <w:tc>
                                <w:tcPr>
                                  <w:tcW w:w="5877" w:type="dxa"/>
                                  <w:tcBorders/>
                                  <w:shd w:fill="auto" w:val="clear"/>
                                </w:tcPr>
                                <w:p>
                                  <w:pPr>
                                    <w:pStyle w:val="Normal"/>
                                    <w:spacing w:before="0" w:after="0"/>
                                    <w:rPr/>
                                  </w:pPr>
                                  <w:r>
                                    <w:rPr/>
                                    <w:t>Airfare: Miami to New Orleans or San Francisco</w:t>
                                  </w:r>
                                </w:p>
                              </w:tc>
                              <w:tc>
                                <w:tcPr>
                                  <w:tcW w:w="1142" w:type="dxa"/>
                                  <w:tcBorders/>
                                  <w:shd w:fill="auto" w:val="clear"/>
                                </w:tcPr>
                                <w:p>
                                  <w:pPr>
                                    <w:pStyle w:val="Normal"/>
                                    <w:spacing w:before="0" w:after="0"/>
                                    <w:rPr/>
                                  </w:pPr>
                                  <w:r>
                                    <w:rPr/>
                                    <w:t>$  920.00</w:t>
                                  </w:r>
                                </w:p>
                              </w:tc>
                            </w:tr>
                            <w:tr>
                              <w:trPr>
                                <w:trHeight w:val="293" w:hRule="atLeast"/>
                              </w:trPr>
                              <w:tc>
                                <w:tcPr>
                                  <w:tcW w:w="5877" w:type="dxa"/>
                                  <w:tcBorders/>
                                  <w:shd w:fill="auto" w:val="clear"/>
                                </w:tcPr>
                                <w:p>
                                  <w:pPr>
                                    <w:pStyle w:val="Normal"/>
                                    <w:spacing w:before="0" w:after="0"/>
                                    <w:rPr/>
                                  </w:pPr>
                                  <w:r>
                                    <w:rPr/>
                                    <w:t xml:space="preserve">Local transport </w:t>
                                  </w:r>
                                </w:p>
                              </w:tc>
                              <w:tc>
                                <w:tcPr>
                                  <w:tcW w:w="1142" w:type="dxa"/>
                                  <w:tcBorders/>
                                  <w:shd w:fill="auto" w:val="clear"/>
                                </w:tcPr>
                                <w:p>
                                  <w:pPr>
                                    <w:pStyle w:val="Normal"/>
                                    <w:spacing w:before="0" w:after="0"/>
                                    <w:rPr/>
                                  </w:pPr>
                                  <w:r>
                                    <w:rPr/>
                                    <w:t>$  300.00</w:t>
                                  </w:r>
                                </w:p>
                              </w:tc>
                            </w:tr>
                            <w:tr>
                              <w:trPr>
                                <w:trHeight w:val="278" w:hRule="atLeast"/>
                              </w:trPr>
                              <w:tc>
                                <w:tcPr>
                                  <w:tcW w:w="5877" w:type="dxa"/>
                                  <w:tcBorders/>
                                  <w:shd w:fill="auto" w:val="clear"/>
                                </w:tcPr>
                                <w:p>
                                  <w:pPr>
                                    <w:pStyle w:val="Normal"/>
                                    <w:spacing w:before="0" w:after="0"/>
                                    <w:rPr/>
                                  </w:pPr>
                                  <w:r>
                                    <w:rPr/>
                                    <w:t>Hotel and per diem (1 person, 5 days)</w:t>
                                  </w:r>
                                </w:p>
                              </w:tc>
                              <w:tc>
                                <w:tcPr>
                                  <w:tcW w:w="1142" w:type="dxa"/>
                                  <w:tcBorders/>
                                  <w:shd w:fill="auto" w:val="clear"/>
                                </w:tcPr>
                                <w:p>
                                  <w:pPr>
                                    <w:pStyle w:val="Normal"/>
                                    <w:spacing w:before="0" w:after="0"/>
                                    <w:rPr/>
                                  </w:pPr>
                                  <w:r>
                                    <w:rPr/>
                                    <w:t>$2000.00</w:t>
                                  </w:r>
                                </w:p>
                              </w:tc>
                            </w:tr>
                            <w:tr>
                              <w:trPr>
                                <w:trHeight w:val="278" w:hRule="atLeast"/>
                              </w:trPr>
                              <w:tc>
                                <w:tcPr>
                                  <w:tcW w:w="5877" w:type="dxa"/>
                                  <w:tcBorders/>
                                  <w:shd w:fill="auto" w:val="clear"/>
                                </w:tcPr>
                                <w:p>
                                  <w:pPr>
                                    <w:pStyle w:val="Normal"/>
                                    <w:spacing w:before="0" w:after="0"/>
                                    <w:rPr/>
                                  </w:pPr>
                                  <w:r>
                                    <w:rPr/>
                                    <w:t xml:space="preserve">Per diem on travel days </w:t>
                                  </w:r>
                                </w:p>
                              </w:tc>
                              <w:tc>
                                <w:tcPr>
                                  <w:tcW w:w="1142" w:type="dxa"/>
                                  <w:tcBorders>
                                    <w:bottom w:val="single" w:sz="4" w:space="0" w:color="00000A"/>
                                    <w:insideH w:val="single" w:sz="4" w:space="0" w:color="00000A"/>
                                  </w:tcBorders>
                                  <w:shd w:fill="auto" w:val="clear"/>
                                </w:tcPr>
                                <w:p>
                                  <w:pPr>
                                    <w:pStyle w:val="Normal"/>
                                    <w:spacing w:before="0" w:after="0"/>
                                    <w:rPr/>
                                  </w:pPr>
                                  <w:r>
                                    <w:rPr/>
                                    <w:t>$    50.00</w:t>
                                  </w:r>
                                </w:p>
                              </w:tc>
                            </w:tr>
                            <w:tr>
                              <w:trPr>
                                <w:trHeight w:val="278" w:hRule="atLeast"/>
                              </w:trPr>
                              <w:tc>
                                <w:tcPr>
                                  <w:tcW w:w="5877" w:type="dxa"/>
                                  <w:tcBorders/>
                                  <w:shd w:fill="auto" w:val="clear"/>
                                </w:tcPr>
                                <w:p>
                                  <w:pPr>
                                    <w:pStyle w:val="Normal"/>
                                    <w:spacing w:before="0" w:after="0"/>
                                    <w:rPr/>
                                  </w:pPr>
                                  <w:bookmarkStart w:id="227" w:name="__UnoMark__10686_2120427496"/>
                                  <w:bookmarkStart w:id="228" w:name="__UnoMark__10685_2120427496"/>
                                  <w:bookmarkStart w:id="229" w:name="__UnoMark__10686_2120427496"/>
                                  <w:bookmarkStart w:id="230" w:name="__UnoMark__10685_2120427496"/>
                                  <w:bookmarkEnd w:id="229"/>
                                  <w:bookmarkEnd w:id="230"/>
                                  <w:r>
                                    <w:rPr/>
                                  </w:r>
                                </w:p>
                              </w:tc>
                              <w:tc>
                                <w:tcPr>
                                  <w:tcW w:w="1142" w:type="dxa"/>
                                  <w:tcBorders>
                                    <w:top w:val="single" w:sz="4" w:space="0" w:color="00000A"/>
                                  </w:tcBorders>
                                  <w:shd w:fill="auto" w:val="clear"/>
                                </w:tcPr>
                                <w:p>
                                  <w:pPr>
                                    <w:pStyle w:val="Normal"/>
                                    <w:spacing w:before="0" w:after="0"/>
                                    <w:rPr/>
                                  </w:pPr>
                                  <w:r>
                                    <w:fldChar w:fldCharType="begin"/>
                                  </w:r>
                                  <w:r>
                                    <w:instrText>=SUM(ABOVE)</w:instrText>
                                  </w:r>
                                  <w:r>
                                    <w:fldChar w:fldCharType="separate"/>
                                  </w:r>
                                  <w:bookmarkStart w:id="231" w:name="__Fieldmark__10688_2120427496"/>
                                  <w:bookmarkStart w:id="232" w:name="__UnoMark__10687_2120427496"/>
                                  <w:bookmarkEnd w:id="232"/>
                                  <w:r>
                                    <w:rPr/>
                                    <w:t>$3750.00</w:t>
                                  </w:r>
                                  <w:bookmarkEnd w:id="231"/>
                                  <w:r>
                                    <w:rPr/>
                                  </w:r>
                                  <w:r>
                                    <w:fldChar w:fldCharType="end"/>
                                  </w:r>
                                </w:p>
                              </w:tc>
                            </w:tr>
                          </w:tbl>
                        </w:txbxContent>
                      </wps:txbx>
                      <wps:bodyPr anchor="t" lIns="0" tIns="0" rIns="0" bIns="0">
                        <a:spAutoFit/>
                      </wps:bodyPr>
                    </wps:wsp>
                  </a:graphicData>
                </a:graphic>
              </wp:anchor>
            </w:drawing>
          </mc:Choice>
          <mc:Fallback>
            <w:pict>
              <v:rect style="position:absolute;rotation:0;width:351pt;height:182.5pt;mso-wrap-distance-left:9pt;mso-wrap-distance-right:9pt;mso-wrap-distance-top:0pt;mso-wrap-distance-bottom:0pt;margin-top:2.7pt;mso-position-vertical-relative:text;margin-left:58.5pt;mso-position-horizontal:center;mso-position-horizontal-relative:margin">
                <v:textbox inset="0in,0in,0in,0in">
                  <w:txbxContent>
                    <w:tbl>
                      <w:tblPr>
                        <w:tblpPr w:bottomFromText="0" w:horzAnchor="margin" w:leftFromText="180" w:rightFromText="180" w:tblpX="0" w:tblpXSpec="center" w:tblpY="54" w:topFromText="0" w:vertAnchor="text"/>
                        <w:tblW w:w="7020" w:type="dxa"/>
                        <w:jc w:val="center"/>
                        <w:tblInd w:w="0" w:type="dxa"/>
                        <w:tblBorders/>
                        <w:tblCellMar>
                          <w:top w:w="0" w:type="dxa"/>
                          <w:left w:w="108" w:type="dxa"/>
                          <w:bottom w:w="0" w:type="dxa"/>
                          <w:right w:w="108" w:type="dxa"/>
                        </w:tblCellMar>
                        <w:tblLook w:val="01e0" w:noVBand="0" w:noHBand="0" w:lastColumn="1" w:firstColumn="1" w:lastRow="1" w:firstRow="1"/>
                      </w:tblPr>
                      <w:tblGrid>
                        <w:gridCol w:w="5877"/>
                        <w:gridCol w:w="1142"/>
                      </w:tblGrid>
                      <w:tr>
                        <w:trPr>
                          <w:trHeight w:val="278" w:hRule="atLeast"/>
                        </w:trPr>
                        <w:tc>
                          <w:tcPr>
                            <w:tcW w:w="5877" w:type="dxa"/>
                            <w:tcBorders/>
                            <w:shd w:fill="auto" w:val="clear"/>
                          </w:tcPr>
                          <w:p>
                            <w:pPr>
                              <w:pStyle w:val="Normal"/>
                              <w:spacing w:before="0" w:after="0"/>
                              <w:rPr/>
                            </w:pPr>
                            <w:r>
                              <w:rPr/>
                              <w:t xml:space="preserve">Conference Registration Fee and Abstract submission Fee </w:t>
                            </w:r>
                          </w:p>
                        </w:tc>
                        <w:tc>
                          <w:tcPr>
                            <w:tcW w:w="1142" w:type="dxa"/>
                            <w:tcBorders/>
                            <w:shd w:fill="auto" w:val="clear"/>
                          </w:tcPr>
                          <w:p>
                            <w:pPr>
                              <w:pStyle w:val="Normal"/>
                              <w:spacing w:before="0" w:after="0"/>
                              <w:rPr/>
                            </w:pPr>
                            <w:r>
                              <w:rPr/>
                              <w:t>$  480.00</w:t>
                            </w:r>
                          </w:p>
                        </w:tc>
                      </w:tr>
                      <w:tr>
                        <w:trPr>
                          <w:trHeight w:val="278" w:hRule="atLeast"/>
                        </w:trPr>
                        <w:tc>
                          <w:tcPr>
                            <w:tcW w:w="5877" w:type="dxa"/>
                            <w:tcBorders/>
                            <w:shd w:fill="auto" w:val="clear"/>
                          </w:tcPr>
                          <w:p>
                            <w:pPr>
                              <w:pStyle w:val="Normal"/>
                              <w:spacing w:before="0" w:after="0"/>
                              <w:rPr/>
                            </w:pPr>
                            <w:r>
                              <w:rPr/>
                              <w:t>Airfare: Miami to New Orleans or San Francisco</w:t>
                            </w:r>
                          </w:p>
                        </w:tc>
                        <w:tc>
                          <w:tcPr>
                            <w:tcW w:w="1142" w:type="dxa"/>
                            <w:tcBorders/>
                            <w:shd w:fill="auto" w:val="clear"/>
                          </w:tcPr>
                          <w:p>
                            <w:pPr>
                              <w:pStyle w:val="Normal"/>
                              <w:spacing w:before="0" w:after="0"/>
                              <w:rPr/>
                            </w:pPr>
                            <w:r>
                              <w:rPr/>
                              <w:t>$  920.00</w:t>
                            </w:r>
                          </w:p>
                        </w:tc>
                      </w:tr>
                      <w:tr>
                        <w:trPr>
                          <w:trHeight w:val="293" w:hRule="atLeast"/>
                        </w:trPr>
                        <w:tc>
                          <w:tcPr>
                            <w:tcW w:w="5877" w:type="dxa"/>
                            <w:tcBorders/>
                            <w:shd w:fill="auto" w:val="clear"/>
                          </w:tcPr>
                          <w:p>
                            <w:pPr>
                              <w:pStyle w:val="Normal"/>
                              <w:spacing w:before="0" w:after="0"/>
                              <w:rPr/>
                            </w:pPr>
                            <w:r>
                              <w:rPr/>
                              <w:t xml:space="preserve">Local transport </w:t>
                            </w:r>
                          </w:p>
                        </w:tc>
                        <w:tc>
                          <w:tcPr>
                            <w:tcW w:w="1142" w:type="dxa"/>
                            <w:tcBorders/>
                            <w:shd w:fill="auto" w:val="clear"/>
                          </w:tcPr>
                          <w:p>
                            <w:pPr>
                              <w:pStyle w:val="Normal"/>
                              <w:spacing w:before="0" w:after="0"/>
                              <w:rPr/>
                            </w:pPr>
                            <w:r>
                              <w:rPr/>
                              <w:t>$  300.00</w:t>
                            </w:r>
                          </w:p>
                        </w:tc>
                      </w:tr>
                      <w:tr>
                        <w:trPr>
                          <w:trHeight w:val="278" w:hRule="atLeast"/>
                        </w:trPr>
                        <w:tc>
                          <w:tcPr>
                            <w:tcW w:w="5877" w:type="dxa"/>
                            <w:tcBorders/>
                            <w:shd w:fill="auto" w:val="clear"/>
                          </w:tcPr>
                          <w:p>
                            <w:pPr>
                              <w:pStyle w:val="Normal"/>
                              <w:spacing w:before="0" w:after="0"/>
                              <w:rPr/>
                            </w:pPr>
                            <w:r>
                              <w:rPr/>
                              <w:t>Hotel and per diem (1 person, 5 days)</w:t>
                            </w:r>
                          </w:p>
                        </w:tc>
                        <w:tc>
                          <w:tcPr>
                            <w:tcW w:w="1142" w:type="dxa"/>
                            <w:tcBorders/>
                            <w:shd w:fill="auto" w:val="clear"/>
                          </w:tcPr>
                          <w:p>
                            <w:pPr>
                              <w:pStyle w:val="Normal"/>
                              <w:spacing w:before="0" w:after="0"/>
                              <w:rPr/>
                            </w:pPr>
                            <w:r>
                              <w:rPr/>
                              <w:t>$2000.00</w:t>
                            </w:r>
                          </w:p>
                        </w:tc>
                      </w:tr>
                      <w:tr>
                        <w:trPr>
                          <w:trHeight w:val="278" w:hRule="atLeast"/>
                        </w:trPr>
                        <w:tc>
                          <w:tcPr>
                            <w:tcW w:w="5877" w:type="dxa"/>
                            <w:tcBorders/>
                            <w:shd w:fill="auto" w:val="clear"/>
                          </w:tcPr>
                          <w:p>
                            <w:pPr>
                              <w:pStyle w:val="Normal"/>
                              <w:spacing w:before="0" w:after="0"/>
                              <w:rPr/>
                            </w:pPr>
                            <w:r>
                              <w:rPr/>
                              <w:t xml:space="preserve">Per diem on travel days </w:t>
                            </w:r>
                          </w:p>
                        </w:tc>
                        <w:tc>
                          <w:tcPr>
                            <w:tcW w:w="1142" w:type="dxa"/>
                            <w:tcBorders>
                              <w:bottom w:val="single" w:sz="4" w:space="0" w:color="00000A"/>
                              <w:insideH w:val="single" w:sz="4" w:space="0" w:color="00000A"/>
                            </w:tcBorders>
                            <w:shd w:fill="auto" w:val="clear"/>
                          </w:tcPr>
                          <w:p>
                            <w:pPr>
                              <w:pStyle w:val="Normal"/>
                              <w:spacing w:before="0" w:after="0"/>
                              <w:rPr/>
                            </w:pPr>
                            <w:r>
                              <w:rPr/>
                              <w:t>$    50.00</w:t>
                            </w:r>
                          </w:p>
                        </w:tc>
                      </w:tr>
                      <w:tr>
                        <w:trPr>
                          <w:trHeight w:val="278" w:hRule="atLeast"/>
                        </w:trPr>
                        <w:tc>
                          <w:tcPr>
                            <w:tcW w:w="5877" w:type="dxa"/>
                            <w:tcBorders/>
                            <w:shd w:fill="auto" w:val="clear"/>
                          </w:tcPr>
                          <w:p>
                            <w:pPr>
                              <w:pStyle w:val="Normal"/>
                              <w:spacing w:before="0" w:after="0"/>
                              <w:rPr/>
                            </w:pPr>
                            <w:bookmarkStart w:id="233" w:name="__UnoMark__10686_2120427496"/>
                            <w:bookmarkStart w:id="234" w:name="__UnoMark__10685_2120427496"/>
                            <w:bookmarkStart w:id="235" w:name="__UnoMark__10686_2120427496"/>
                            <w:bookmarkStart w:id="236" w:name="__UnoMark__10685_2120427496"/>
                            <w:bookmarkEnd w:id="235"/>
                            <w:bookmarkEnd w:id="236"/>
                            <w:r>
                              <w:rPr/>
                            </w:r>
                          </w:p>
                        </w:tc>
                        <w:tc>
                          <w:tcPr>
                            <w:tcW w:w="1142" w:type="dxa"/>
                            <w:tcBorders>
                              <w:top w:val="single" w:sz="4" w:space="0" w:color="00000A"/>
                            </w:tcBorders>
                            <w:shd w:fill="auto" w:val="clear"/>
                          </w:tcPr>
                          <w:p>
                            <w:pPr>
                              <w:pStyle w:val="Normal"/>
                              <w:spacing w:before="0" w:after="0"/>
                              <w:rPr/>
                            </w:pPr>
                            <w:r>
                              <w:fldChar w:fldCharType="begin"/>
                            </w:r>
                            <w:r>
                              <w:instrText>=SUM(ABOVE)</w:instrText>
                            </w:r>
                            <w:r>
                              <w:fldChar w:fldCharType="separate"/>
                            </w:r>
                            <w:bookmarkStart w:id="237" w:name="__Fieldmark__10688_2120427496"/>
                            <w:bookmarkStart w:id="238" w:name="__UnoMark__10687_2120427496"/>
                            <w:bookmarkEnd w:id="238"/>
                            <w:r>
                              <w:rPr/>
                              <w:t>$3750.00</w:t>
                            </w:r>
                            <w:bookmarkEnd w:id="237"/>
                            <w:r>
                              <w:rPr/>
                            </w:r>
                            <w:r>
                              <w:fldChar w:fldCharType="end"/>
                            </w:r>
                          </w:p>
                        </w:tc>
                      </w:tr>
                    </w:tbl>
                  </w:txbxContent>
                </v:textbox>
                <w10:wrap type="square"/>
              </v:rect>
            </w:pict>
          </mc:Fallback>
        </mc:AlternateContent>
      </w:r>
    </w:p>
    <w:p>
      <w:pPr>
        <w:pStyle w:val="Normal"/>
        <w:rPr>
          <w:highlight w:val="yellow"/>
        </w:rPr>
      </w:pPr>
      <w:r>
        <w:rPr>
          <w:highlight w:val="yellow"/>
        </w:rPr>
      </w:r>
    </w:p>
    <w:p>
      <w:pPr>
        <w:pStyle w:val="Normal"/>
        <w:rPr>
          <w:highlight w:val="yellow"/>
        </w:rPr>
      </w:pPr>
      <w:r>
        <w:rPr>
          <w:highlight w:val="yellow"/>
        </w:rPr>
      </w:r>
    </w:p>
    <w:p>
      <w:pPr>
        <w:pStyle w:val="Normal"/>
        <w:rPr/>
      </w:pPr>
      <w:r>
        <w:rPr/>
      </w:r>
    </w:p>
    <w:p>
      <w:pPr>
        <w:pStyle w:val="Normal"/>
        <w:rPr/>
      </w:pPr>
      <w:r>
        <w:rPr/>
      </w:r>
    </w:p>
    <w:p>
      <w:pPr>
        <w:pStyle w:val="Normal"/>
        <w:rPr>
          <w:b/>
          <w:b/>
          <w:i/>
          <w:i/>
        </w:rPr>
      </w:pPr>
      <w:r>
        <w:rPr/>
        <w:t>Local transport (private car and occasional hire of a flat-bed truck) for visits to the three RCCL ships for M-AERI maintenance or instrument replacement while in port is expected to amount to $250/yr. Thus, total domestic travel is requested at $8,000/yr.</w:t>
      </w:r>
    </w:p>
    <w:p>
      <w:pPr>
        <w:pStyle w:val="Normal"/>
        <w:rPr>
          <w:b/>
          <w:b/>
          <w:i/>
          <w:i/>
        </w:rPr>
      </w:pPr>
      <w:r>
        <w:rPr>
          <w:b/>
          <w:i/>
        </w:rPr>
        <w:t>Publication costs</w:t>
      </w:r>
    </w:p>
    <w:p>
      <w:pPr>
        <w:pStyle w:val="Normal"/>
        <w:rPr/>
      </w:pPr>
      <w:r>
        <w:rPr/>
        <w:t>Costs for publishing the results in the peer-reviewed literature are requested in each year. Costs are estimated at $3500 based on recent experience; this is comparable to the charges for publishing Open Access papers.</w:t>
      </w:r>
    </w:p>
    <w:p>
      <w:pPr>
        <w:pStyle w:val="Heading1"/>
        <w:numPr>
          <w:ilvl w:val="0"/>
          <w:numId w:val="2"/>
        </w:numPr>
        <w:rPr/>
      </w:pPr>
      <w:bookmarkStart w:id="239" w:name="_Toc488851853"/>
      <w:bookmarkEnd w:id="239"/>
      <w:r>
        <w:rPr/>
        <w:t>Facilities and equipment</w:t>
      </w:r>
    </w:p>
    <w:p>
      <w:pPr>
        <w:pStyle w:val="Normal"/>
        <w:rPr/>
      </w:pPr>
      <w:r>
        <w:rPr/>
        <w:t>The proposed research is based on the use of existing facilities at the University of Miami. No capital equipment purchases are necessary. The computer and communications resources at RSMAS are provided to this project without charge.</w:t>
      </w:r>
    </w:p>
    <w:p>
      <w:pPr>
        <w:pStyle w:val="Normal"/>
        <w:rPr/>
      </w:pPr>
      <w:r>
        <w:rPr/>
        <w:t>The 2</w:t>
      </w:r>
      <w:r>
        <w:rPr>
          <w:vertAlign w:val="superscript"/>
        </w:rPr>
        <w:t>nd</w:t>
      </w:r>
      <w:r>
        <w:rPr/>
        <w:t xml:space="preserve"> generation M-AERI’s and ISARs, needed for the measurements of skin SST, are available for this project. We anticipate having M-AERI Mk 2’s on three ships of the Royal Caribbean Cruise Lines by the start of the this project. We also expect to continue to deploy the ISARs on commercial vessels throughout this project. </w:t>
      </w:r>
      <w:bookmarkStart w:id="240" w:name="_Toc327874188"/>
      <w:bookmarkStart w:id="241" w:name="_Toc327874048"/>
      <w:bookmarkStart w:id="242" w:name="_Toc327874185"/>
      <w:bookmarkStart w:id="243" w:name="_Toc327872807"/>
      <w:bookmarkStart w:id="244" w:name="_Toc327873446"/>
      <w:bookmarkStart w:id="245" w:name="_Toc327873777"/>
      <w:bookmarkStart w:id="246" w:name="_Toc327873443"/>
      <w:bookmarkStart w:id="247" w:name="_Toc327873774"/>
      <w:bookmarkStart w:id="248" w:name="_Toc327873417"/>
      <w:bookmarkStart w:id="249" w:name="_Toc327873748"/>
      <w:bookmarkStart w:id="250" w:name="_Toc327874022"/>
      <w:bookmarkStart w:id="251" w:name="_Toc327873449"/>
      <w:bookmarkStart w:id="252" w:name="_Toc327873780"/>
      <w:bookmarkStart w:id="253" w:name="_Toc327874054"/>
      <w:bookmarkStart w:id="254" w:name="_Toc327874191"/>
      <w:bookmarkStart w:id="255" w:name="_Toc327872811"/>
      <w:bookmarkStart w:id="256" w:name="_Toc327873450"/>
      <w:bookmarkStart w:id="257" w:name="_Toc327872778"/>
      <w:bookmarkStart w:id="258" w:name="_Toc327873754"/>
      <w:bookmarkStart w:id="259" w:name="_Toc327872828"/>
      <w:bookmarkStart w:id="260" w:name="_Toc327874208"/>
      <w:bookmarkStart w:id="261" w:name="_Toc327874071"/>
      <w:bookmarkStart w:id="262" w:name="_Toc327873797"/>
      <w:bookmarkStart w:id="263" w:name="_Toc327874074"/>
      <w:bookmarkStart w:id="264" w:name="_Toc327874163"/>
      <w:bookmarkStart w:id="265" w:name="_Toc327872783"/>
      <w:bookmarkStart w:id="266" w:name="_Toc327873422"/>
      <w:bookmarkStart w:id="267" w:name="_Toc327873753"/>
      <w:bookmarkStart w:id="268" w:name="_Toc327874027"/>
      <w:bookmarkStart w:id="269" w:name="_Toc327874164"/>
      <w:bookmarkStart w:id="270" w:name="_Toc327872784"/>
      <w:bookmarkStart w:id="271" w:name="_Toc327873423"/>
      <w:bookmarkStart w:id="272" w:name="_Toc327874055"/>
      <w:bookmarkStart w:id="273" w:name="_Toc327874028"/>
      <w:bookmarkStart w:id="274" w:name="_Toc327874165"/>
      <w:bookmarkStart w:id="275" w:name="_Toc327872829"/>
      <w:bookmarkStart w:id="276" w:name="_Toc327873468"/>
      <w:bookmarkStart w:id="277" w:name="_Toc327873799"/>
      <w:bookmarkStart w:id="278" w:name="_Toc327874073"/>
      <w:bookmarkStart w:id="279" w:name="_Toc327874210"/>
      <w:bookmarkStart w:id="280" w:name="_Toc327872830"/>
      <w:bookmarkStart w:id="281" w:name="_Toc327873469"/>
      <w:bookmarkStart w:id="282" w:name="_Toc327873800"/>
      <w:bookmarkStart w:id="283" w:name="_Toc327873467"/>
      <w:bookmarkStart w:id="284" w:name="_Toc327874211"/>
      <w:bookmarkStart w:id="285" w:name="_Toc327872831"/>
      <w:bookmarkStart w:id="286" w:name="_Toc327873470"/>
      <w:bookmarkStart w:id="287" w:name="_Toc327873801"/>
      <w:bookmarkStart w:id="288" w:name="_Toc327874075"/>
      <w:bookmarkStart w:id="289" w:name="_Toc327874212"/>
      <w:bookmarkStart w:id="290" w:name="_Toc327872832"/>
      <w:bookmarkStart w:id="291" w:name="_Toc327873471"/>
      <w:bookmarkStart w:id="292" w:name="_Toc327873798"/>
      <w:bookmarkStart w:id="293" w:name="_Toc327874205"/>
      <w:bookmarkStart w:id="294" w:name="_Toc327872827"/>
      <w:bookmarkStart w:id="295" w:name="_Toc327874166"/>
      <w:bookmarkStart w:id="296" w:name="_Toc327874029"/>
      <w:bookmarkStart w:id="297" w:name="_Toc327873755"/>
      <w:bookmarkStart w:id="298" w:name="_Toc327873424"/>
      <w:bookmarkStart w:id="299" w:name="_Toc327872785"/>
      <w:bookmarkStart w:id="300" w:name="_Toc327873794"/>
      <w:bookmarkStart w:id="301" w:name="_Toc327874068"/>
      <w:bookmarkStart w:id="302" w:name="_Toc327874072"/>
      <w:bookmarkStart w:id="303" w:name="_Toc327874209"/>
      <w:bookmarkStart w:id="304" w:name="_Toc327873466"/>
      <w:bookmarkStart w:id="305" w:name="_Toc327874026"/>
      <w:bookmarkStart w:id="306" w:name="_Toc327874192"/>
      <w:bookmarkStart w:id="307" w:name="_Toc327872824"/>
      <w:bookmarkStart w:id="308" w:name="_Toc327873463"/>
      <w:bookmarkStart w:id="309" w:name="_Toc327874154"/>
      <w:bookmarkStart w:id="310" w:name="_Toc327874140"/>
      <w:bookmarkStart w:id="311" w:name="_Toc327874156"/>
      <w:bookmarkStart w:id="312" w:name="_Toc327874143"/>
      <w:bookmarkStart w:id="313" w:name="_Toc327873733"/>
      <w:bookmarkStart w:id="314" w:name="_Toc327874144"/>
      <w:bookmarkStart w:id="315" w:name="_Toc327872774"/>
      <w:bookmarkStart w:id="316" w:name="_Toc327874016"/>
      <w:bookmarkStart w:id="317" w:name="_Toc327874153"/>
      <w:bookmarkStart w:id="318" w:name="_Toc327872875"/>
      <w:bookmarkStart w:id="319" w:name="_Toc327874006"/>
      <w:bookmarkStart w:id="320" w:name="_Toc327873402"/>
      <w:bookmarkStart w:id="321" w:name="_Toc327874007"/>
      <w:bookmarkStart w:id="322" w:name="_Toc327872772"/>
      <w:bookmarkStart w:id="323" w:name="_Toc327873411"/>
      <w:bookmarkStart w:id="324" w:name="_Toc327873413"/>
      <w:bookmarkStart w:id="325" w:name="_Toc327873744"/>
      <w:bookmarkStart w:id="326" w:name="_Toc327874018"/>
      <w:bookmarkStart w:id="327" w:name="_Toc327874003"/>
      <w:bookmarkStart w:id="328" w:name="_Toc327874155"/>
      <w:bookmarkStart w:id="329" w:name="_Toc327872775"/>
      <w:bookmarkStart w:id="330" w:name="_Toc327873414"/>
      <w:bookmarkStart w:id="331" w:name="_Toc327873745"/>
      <w:bookmarkStart w:id="332" w:name="_Toc327874019"/>
      <w:bookmarkStart w:id="333" w:name="_Toc200121709"/>
      <w:bookmarkStart w:id="334" w:name="_Toc257201539"/>
      <w:bookmarkStart w:id="335" w:name="_Toc257235629"/>
      <w:bookmarkStart w:id="336" w:name="_Toc327872773"/>
      <w:bookmarkStart w:id="337" w:name="_Toc327873412"/>
      <w:bookmarkStart w:id="338" w:name="_Toc327873743"/>
      <w:bookmarkStart w:id="339" w:name="_Toc327874118"/>
      <w:bookmarkStart w:id="340" w:name="_Toc327874076"/>
      <w:bookmarkStart w:id="341" w:name="_Toc327874017"/>
      <w:bookmarkStart w:id="342" w:name="_Toc327874255"/>
      <w:bookmarkStart w:id="343" w:name="_Toc327873843"/>
      <w:bookmarkStart w:id="344" w:name="_Toc327874162"/>
      <w:bookmarkStart w:id="345" w:name="_Toc327872782"/>
      <w:bookmarkStart w:id="346" w:name="_Toc327873421"/>
      <w:bookmarkStart w:id="347" w:name="_Toc327873752"/>
      <w:bookmarkStart w:id="348" w:name="_Toc327874161"/>
      <w:bookmarkStart w:id="349" w:name="_Toc327872781"/>
      <w:bookmarkStart w:id="350" w:name="_Toc327873749"/>
      <w:bookmarkStart w:id="351" w:name="_Toc327874023"/>
      <w:bookmarkStart w:id="352" w:name="_Toc327874025"/>
      <w:bookmarkStart w:id="353" w:name="_Toc327873746"/>
      <w:bookmarkStart w:id="354" w:name="_Toc327874020"/>
      <w:bookmarkStart w:id="355" w:name="_Toc327874157"/>
      <w:bookmarkStart w:id="356" w:name="_Toc327872777"/>
      <w:bookmarkStart w:id="357" w:name="_Toc327873416"/>
      <w:bookmarkStart w:id="358" w:name="_Toc327873418"/>
      <w:bookmarkStart w:id="359" w:name="_Toc327873420"/>
      <w:bookmarkStart w:id="360" w:name="_Toc327873751"/>
      <w:bookmarkStart w:id="361" w:name="_Toc327874141"/>
      <w:bookmarkStart w:id="362" w:name="_Toc327873401"/>
      <w:bookmarkStart w:id="363" w:name="_Toc327873732"/>
      <w:bookmarkStart w:id="364" w:name="_Toc327873742"/>
      <w:bookmarkStart w:id="365" w:name="_Toc327873747"/>
      <w:bookmarkStart w:id="366" w:name="_Toc327874021"/>
      <w:bookmarkStart w:id="367" w:name="_Toc327872776"/>
      <w:bookmarkStart w:id="368" w:name="_Toc327873415"/>
      <w:bookmarkStart w:id="369" w:name="_Toc327874004"/>
      <w:bookmarkStart w:id="370" w:name="_Toc327874160"/>
      <w:bookmarkStart w:id="371" w:name="_Toc327872780"/>
      <w:bookmarkStart w:id="372" w:name="_Toc327873419"/>
      <w:bookmarkStart w:id="373" w:name="_Toc327873750"/>
      <w:bookmarkStart w:id="374" w:name="_Toc327874024"/>
      <w:bookmarkStart w:id="375" w:name="_Toc327874120"/>
      <w:bookmarkStart w:id="376" w:name="_Toc327874158"/>
      <w:bookmarkStart w:id="377" w:name="_Toc327872779"/>
      <w:bookmarkStart w:id="378" w:name="_Toc327874244"/>
      <w:bookmarkStart w:id="379" w:name="_Toc327874110"/>
      <w:bookmarkStart w:id="380" w:name="_Toc327874247"/>
      <w:bookmarkStart w:id="381" w:name="_Toc327872867"/>
      <w:bookmarkStart w:id="382" w:name="_Toc327873506"/>
      <w:bookmarkStart w:id="383" w:name="_Toc327873837"/>
      <w:bookmarkStart w:id="384" w:name="_Toc327874111"/>
      <w:bookmarkStart w:id="385" w:name="_Toc327874248"/>
      <w:bookmarkStart w:id="386" w:name="_Toc327874250"/>
      <w:bookmarkStart w:id="387" w:name="_Toc327874107"/>
      <w:bookmarkStart w:id="388" w:name="_Toc327873838"/>
      <w:bookmarkStart w:id="389" w:name="_Toc327874112"/>
      <w:bookmarkStart w:id="390" w:name="_Toc327874249"/>
      <w:bookmarkStart w:id="391" w:name="_Toc327872869"/>
      <w:bookmarkStart w:id="392" w:name="_Toc327873508"/>
      <w:bookmarkStart w:id="393" w:name="_Toc327873839"/>
      <w:bookmarkStart w:id="394" w:name="_Toc327874113"/>
      <w:bookmarkStart w:id="395" w:name="_Toc327872868"/>
      <w:bookmarkStart w:id="396" w:name="_Toc327874109"/>
      <w:bookmarkStart w:id="397" w:name="_Toc327874246"/>
      <w:bookmarkStart w:id="398" w:name="_Toc327872866"/>
      <w:bookmarkStart w:id="399" w:name="_Toc327873505"/>
      <w:bookmarkStart w:id="400" w:name="_Toc327874108"/>
      <w:bookmarkStart w:id="401" w:name="_Toc327874245"/>
      <w:bookmarkStart w:id="402" w:name="_Toc327873502"/>
      <w:bookmarkStart w:id="403" w:name="_Toc327873833"/>
      <w:bookmarkStart w:id="404" w:name="_Toc327873835"/>
      <w:bookmarkStart w:id="405" w:name="_Toc327872871"/>
      <w:bookmarkStart w:id="406" w:name="_Toc327874251"/>
      <w:bookmarkStart w:id="407" w:name="_Toc327874114"/>
      <w:bookmarkStart w:id="408" w:name="_Toc327873840"/>
      <w:bookmarkStart w:id="409" w:name="_Toc327873509"/>
      <w:bookmarkStart w:id="410" w:name="_Toc327872870"/>
      <w:bookmarkStart w:id="411" w:name="_Toc327872865"/>
      <w:bookmarkStart w:id="412" w:name="_Toc327873504"/>
      <w:bookmarkStart w:id="413" w:name="_Toc327873515"/>
      <w:bookmarkStart w:id="414" w:name="_Toc327874117"/>
      <w:bookmarkStart w:id="415" w:name="_Toc327874254"/>
      <w:bookmarkStart w:id="416" w:name="_Toc327872874"/>
      <w:bookmarkStart w:id="417" w:name="_Toc327873513"/>
      <w:bookmarkStart w:id="418" w:name="_Toc327873844"/>
      <w:bookmarkStart w:id="419" w:name="_Toc327874213"/>
      <w:bookmarkStart w:id="420" w:name="_Toc327872833"/>
      <w:bookmarkStart w:id="421" w:name="_Toc327873472"/>
      <w:bookmarkStart w:id="422" w:name="_Toc327873803"/>
      <w:bookmarkStart w:id="423" w:name="_Toc327873846"/>
      <w:bookmarkStart w:id="424" w:name="_Toc327873514"/>
      <w:bookmarkStart w:id="425" w:name="_Toc327873845"/>
      <w:bookmarkStart w:id="426" w:name="_Toc327874119"/>
      <w:bookmarkStart w:id="427" w:name="_Toc327874256"/>
      <w:bookmarkStart w:id="428" w:name="_Toc327872876"/>
      <w:bookmarkStart w:id="429" w:name="_Toc327874257"/>
      <w:bookmarkStart w:id="430" w:name="_Toc327874253"/>
      <w:bookmarkStart w:id="431" w:name="_Toc327873510"/>
      <w:bookmarkStart w:id="432" w:name="_Toc327873841"/>
      <w:bookmarkStart w:id="433" w:name="_Toc327874115"/>
      <w:bookmarkStart w:id="434" w:name="_Toc327874252"/>
      <w:bookmarkStart w:id="435" w:name="_Toc327872872"/>
      <w:bookmarkStart w:id="436" w:name="_Toc327873511"/>
      <w:bookmarkStart w:id="437" w:name="_Toc327873842"/>
      <w:bookmarkStart w:id="438" w:name="_Toc327874116"/>
      <w:bookmarkStart w:id="439" w:name="_Toc327874077"/>
      <w:bookmarkStart w:id="440" w:name="_Toc327872873"/>
      <w:bookmarkStart w:id="441" w:name="_Toc327873507"/>
      <w:bookmarkStart w:id="442" w:name="_Toc327873836"/>
      <w:bookmarkStart w:id="443" w:name="_Toc327873834"/>
      <w:bookmarkStart w:id="444" w:name="_Toc327873503"/>
      <w:bookmarkStart w:id="445" w:name="_Toc327872864"/>
      <w:bookmarkStart w:id="446" w:name="_Toc327873512"/>
      <w:bookmarkStart w:id="447" w:name="_Toc327874099"/>
      <w:bookmarkStart w:id="448" w:name="_Toc327872852"/>
      <w:bookmarkStart w:id="449" w:name="_Toc327873491"/>
      <w:bookmarkStart w:id="450" w:name="_Toc327873473"/>
      <w:bookmarkStart w:id="451" w:name="_Toc327873804"/>
      <w:bookmarkStart w:id="452" w:name="_Toc327874078"/>
      <w:bookmarkStart w:id="453" w:name="_Toc327874215"/>
      <w:bookmarkStart w:id="454" w:name="_Toc327872835"/>
      <w:bookmarkStart w:id="455" w:name="_Toc327874080"/>
      <w:bookmarkStart w:id="456" w:name="_Toc327874217"/>
      <w:bookmarkStart w:id="457" w:name="_Toc327874236"/>
      <w:bookmarkStart w:id="458" w:name="_Toc327872856"/>
      <w:bookmarkStart w:id="459" w:name="_Toc327873822"/>
      <w:bookmarkStart w:id="460" w:name="_Toc327874216"/>
      <w:bookmarkStart w:id="461" w:name="_Toc327872836"/>
      <w:bookmarkStart w:id="462" w:name="_Toc327873475"/>
      <w:bookmarkStart w:id="463" w:name="_Toc327873806"/>
      <w:bookmarkStart w:id="464" w:name="_Toc327873474"/>
      <w:bookmarkStart w:id="465" w:name="_Toc327873802"/>
      <w:bookmarkStart w:id="466" w:name="_Toc327874214"/>
      <w:bookmarkStart w:id="467" w:name="_Toc327874096"/>
      <w:bookmarkStart w:id="468" w:name="_Toc327874233"/>
      <w:bookmarkStart w:id="469" w:name="_Toc327872855"/>
      <w:bookmarkStart w:id="470" w:name="_Toc327873494"/>
      <w:bookmarkStart w:id="471" w:name="_Toc327873825"/>
      <w:bookmarkStart w:id="472" w:name="_Toc327873497"/>
      <w:bookmarkStart w:id="473" w:name="_Toc327873828"/>
      <w:bookmarkStart w:id="474" w:name="_Toc327873805"/>
      <w:bookmarkStart w:id="475" w:name="_Toc327874079"/>
      <w:bookmarkStart w:id="476" w:name="_Toc327872834"/>
      <w:bookmarkStart w:id="477" w:name="_Toc327874243"/>
      <w:bookmarkStart w:id="478" w:name="_Toc327873829"/>
      <w:bookmarkStart w:id="479" w:name="_Toc327874051"/>
      <w:bookmarkStart w:id="480" w:name="_Toc327872858"/>
      <w:bookmarkStart w:id="481" w:name="_Toc327873832"/>
      <w:bookmarkStart w:id="482" w:name="_Toc327874241"/>
      <w:bookmarkStart w:id="483" w:name="_Toc327872861"/>
      <w:bookmarkStart w:id="484" w:name="_Toc327873500"/>
      <w:bookmarkStart w:id="485" w:name="_Toc327873495"/>
      <w:bookmarkStart w:id="486" w:name="_Toc327874100"/>
      <w:bookmarkStart w:id="487" w:name="_Toc327872857"/>
      <w:bookmarkStart w:id="488" w:name="_Toc327873827"/>
      <w:bookmarkStart w:id="489" w:name="_Toc327874238"/>
      <w:bookmarkStart w:id="490" w:name="_Toc327874105"/>
      <w:bookmarkStart w:id="491" w:name="_Toc327874106"/>
      <w:bookmarkStart w:id="492" w:name="_Toc327872863"/>
      <w:bookmarkStart w:id="493" w:name="_Toc327873826"/>
      <w:bookmarkStart w:id="494" w:name="_Toc327874237"/>
      <w:bookmarkStart w:id="495" w:name="_Toc327873496"/>
      <w:bookmarkStart w:id="496" w:name="_Toc327874101"/>
      <w:bookmarkStart w:id="497" w:name="_Toc327873831"/>
      <w:bookmarkStart w:id="498" w:name="_Toc327874102"/>
      <w:bookmarkStart w:id="499" w:name="_Toc327872804"/>
      <w:bookmarkStart w:id="500" w:name="_Toc327873781"/>
      <w:bookmarkStart w:id="501" w:name="_Toc327872810"/>
      <w:bookmarkStart w:id="502" w:name="_Toc327874242"/>
      <w:bookmarkStart w:id="503" w:name="_Toc327874159"/>
      <w:bookmarkStart w:id="504" w:name="_Toc327872862"/>
      <w:bookmarkStart w:id="505" w:name="_Toc327873501"/>
      <w:bookmarkStart w:id="506" w:name="_Toc327874239"/>
      <w:bookmarkStart w:id="507" w:name="_Toc327872859"/>
      <w:bookmarkStart w:id="508" w:name="_Toc327873498"/>
      <w:bookmarkStart w:id="509" w:name="_Toc327874103"/>
      <w:bookmarkStart w:id="510" w:name="_Toc327874240"/>
      <w:bookmarkStart w:id="511" w:name="_Toc327872860"/>
      <w:bookmarkStart w:id="512" w:name="_Toc327873499"/>
      <w:bookmarkStart w:id="513" w:name="_Toc327873830"/>
      <w:bookmarkStart w:id="514" w:name="_Toc327874104"/>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r>
        <w:rPr/>
        <w:t>We will continue to deploy instruments on research vessels as opportunities arise, as we have done in the past.</w:t>
      </w:r>
    </w:p>
    <w:p>
      <w:pPr>
        <w:pStyle w:val="Normal"/>
        <w:rPr/>
      </w:pPr>
      <w:r>
        <w:rPr/>
      </w:r>
    </w:p>
    <w:p>
      <w:pPr>
        <w:pStyle w:val="Heading2"/>
        <w:numPr>
          <w:ilvl w:val="1"/>
          <w:numId w:val="2"/>
        </w:numPr>
        <w:rPr/>
      </w:pPr>
      <w:bookmarkStart w:id="515" w:name="_Toc360311598"/>
      <w:bookmarkEnd w:id="515"/>
      <w:r>
        <w:rPr/>
        <w:t>Marine-Atmospheric Emitted Radiance Interferometer (M-AERI)</w:t>
      </w:r>
    </w:p>
    <w:p>
      <w:pPr>
        <w:pStyle w:val="Normal"/>
        <w:rPr/>
      </w:pPr>
      <w:r>
        <w:rPr>
          <w:color w:val="0070C0"/>
        </w:rPr>
        <w:t>The M-AERI is a well-calibrated spectral radiometer. In the proposed research, a recently-developed 2</w:t>
      </w:r>
      <w:r>
        <w:rPr>
          <w:color w:val="0070C0"/>
          <w:vertAlign w:val="superscript"/>
        </w:rPr>
        <w:t>nd</w:t>
      </w:r>
      <w:r>
        <w:rPr>
          <w:color w:val="0070C0"/>
        </w:rPr>
        <w:t xml:space="preserve"> generation M-AERI will be used to extend the at-sea radiometric measurements of skin SST. The M-AERI’s are Fourier-Transform Infrared Spectroradiometer that operates in the range of infrared wavelengths from ~3 to ~18µm and measures spectra with a resolution of ~0.5 cm</w:t>
      </w:r>
      <w:r>
        <w:rPr>
          <w:color w:val="0070C0"/>
          <w:vertAlign w:val="superscript"/>
        </w:rPr>
        <w:t>-1</w:t>
      </w:r>
      <w:r>
        <w:rPr>
          <w:color w:val="0070C0"/>
        </w:rPr>
        <w:t>. It uses two infrared detectors to achieve this wide spectral range, and these are cooled to ~78</w:t>
      </w:r>
      <w:r>
        <w:rPr>
          <w:color w:val="0070C0"/>
          <w:vertAlign w:val="superscript"/>
        </w:rPr>
        <w:t>o</w:t>
      </w:r>
      <w:r>
        <w:rPr>
          <w:color w:val="0070C0"/>
        </w:rPr>
        <w:t xml:space="preserve">K (close to the boiling point of liquid nitrogen) by a Stirling cycle cryo-cooler to reduce the noise equivalent temperature difference to levels well below 0.1K.  The M-AERI’s include two internal black-body cavities for accurate real-time calibration. Measurements are integrated over a pre-selected time interval, usually a few tens of seconds, to obtain a satisfactory signal to noise ratio. The accuracy of the internal calibration process is checked before and after deployments using NIST-traceable calibration equipment in the PI’s laboratory. Further details are given in </w:t>
      </w:r>
      <w:r>
        <w:fldChar w:fldCharType="begin"/>
      </w:r>
      <w:r>
        <w:instrText>ADDIN EN.CITE &lt;EndNote&gt;&lt;Cite&gt;&lt;Author&gt;Minnett&lt;/Author&gt;&lt;Year&gt;2001&lt;/Year&gt;&lt;RecNum&gt;368&lt;/RecNum&gt;&lt;DisplayText&gt;Minnett et al., 2001&lt;/DisplayText&gt;&lt;record&gt;&lt;rec-number&gt;368&lt;/rec-number&gt;&lt;foreign-keys&gt;&lt;key app="EN" db-id="5apr590ftef55zea20spppw6srsvdvdazzer" timestamp="1419378184"&gt;368&lt;/key&gt;&lt;key app="ENWeb" db-id=""&gt;0&lt;/key&gt;&lt;/foreign-keys&gt;&lt;ref-type name="Journal Article"&gt;17&lt;/ref-type&gt;&lt;contributors&gt;&lt;authors&gt;&lt;author&gt;Minnett, P.J.&lt;/author&gt;&lt;author&gt;R. O. Knuteson&lt;/author&gt;&lt;author&gt;F.A. Best&lt;/author&gt;&lt;author&gt;B.J. Osborne&lt;/author&gt;&lt;author&gt;J. A. Hanafin&lt;/author&gt;&lt;author&gt;O. B. Brown&lt;/author&gt;&lt;/authors&gt;&lt;/contributors&gt;&lt;titles&gt;&lt;title&gt;The Marine-Atmospheric Emitted Radiance Interferometer (M-AERI), a high-accuracy, sea-going infrared spectroradiometer&lt;/title&gt;&lt;secondary-title&gt;Journal of Atmospheric and Oceanic Technology&lt;/secondary-title&gt;&lt;/titles&gt;&lt;periodical&gt;&lt;full-title&gt;Journal of Atmospheric and Oceanic Technology&lt;/full-title&gt;&lt;/periodical&gt;&lt;pages&gt;994-1013&lt;/pages&gt;&lt;volume&gt;18&lt;/volume&gt;&lt;number&gt;6&lt;/number&gt;&lt;dates&gt;&lt;year&gt;2001&lt;/year&gt;&lt;/dates&gt;&lt;urls&gt;&lt;/urls&gt;&lt;/record&gt;&lt;/Cite&gt;&lt;/EndNote&gt;</w:instrText>
      </w:r>
      <w:r>
        <w:fldChar w:fldCharType="separate"/>
      </w:r>
      <w:hyperlink w:anchor="_ENREF_35">
        <w:bookmarkStart w:id="516" w:name="__Fieldmark__10651_2120427496"/>
        <w:r>
          <w:rPr>
            <w:webHidden/>
            <w:rStyle w:val="InternetLink"/>
            <w:color w:val="0070C0"/>
          </w:rPr>
          <w:t>Minnett et al., 2001</w:t>
        </w:r>
        <w:r>
          <w:rPr>
            <w:rStyle w:val="InternetLink"/>
            <w:color w:val="0070C0"/>
          </w:rPr>
        </w:r>
      </w:hyperlink>
      <w:bookmarkEnd w:id="516"/>
      <w:r>
        <w:rPr>
          <w:color w:val="0070C0"/>
        </w:rPr>
        <w:t>.</w:t>
      </w:r>
      <w:r>
        <w:fldChar w:fldCharType="end"/>
      </w:r>
    </w:p>
    <w:p>
      <w:pPr>
        <w:pStyle w:val="Heading2"/>
        <w:numPr>
          <w:ilvl w:val="1"/>
          <w:numId w:val="2"/>
        </w:numPr>
        <w:rPr/>
      </w:pPr>
      <w:bookmarkStart w:id="517" w:name="_Toc360311599"/>
      <w:bookmarkEnd w:id="517"/>
      <w:r>
        <w:rPr/>
        <w:t>ISAR</w:t>
      </w:r>
    </w:p>
    <w:p>
      <w:pPr>
        <w:pStyle w:val="Normal"/>
        <w:rPr/>
      </w:pPr>
      <w:r>
        <w:rPr>
          <w:color w:val="0070C0"/>
        </w:rPr>
        <w:t>The ISAR (</w:t>
      </w:r>
      <w:r>
        <w:fldChar w:fldCharType="begin"/>
      </w:r>
      <w:r>
        <w:instrText>ADDIN EN.CITE &lt;EndNote&gt;&lt;Cite&gt;&lt;Author&gt;Donlon&lt;/Author&gt;&lt;Year&gt;2008&lt;/Year&gt;&lt;RecNum&gt;2119&lt;/RecNum&gt;&lt;DisplayText&gt;Donlon et al., 2008&lt;/DisplayText&gt;&lt;record&gt;&lt;rec-number&gt;2119&lt;/rec-number&gt;&lt;foreign-keys&gt;&lt;key app="EN" db-id="5apr590ftef55zea20spppw6srsvdvdazzer" timestamp="1419378179"&gt;2119&lt;/key&gt;&lt;key app="ENWeb" db-id=""&gt;0&lt;/key&gt;&lt;/foreign-keys&gt;&lt;ref-type name="Journal Article"&gt;17&lt;/ref-type&gt;&lt;contributors&gt;&lt;authors&gt;&lt;author&gt;Donlon, C.&lt;/author&gt;&lt;author&gt;Robinson, I. S.&lt;/author&gt;&lt;author&gt;Reynolds, M.&lt;/author&gt;&lt;author&gt;Wimmer, W.&lt;/author&gt;&lt;author&gt;Fisher, G.&lt;/author&gt;&lt;author&gt;Edwards, R.&lt;/author&gt;&lt;author&gt;Nightingale, T. J.&lt;/author&gt;&lt;/authors&gt;&lt;/contributors&gt;&lt;titles&gt;&lt;title&gt;An Infrared Sea Surface Temperature Autonomous Radiometer (ISAR) for Deployment aboard Volunteer Observing Ships (VOS)&lt;/title&gt;&lt;secondary-title&gt;Journal of Atmospheric and Oceanic Technology&lt;/secondary-title&gt;&lt;/titles&gt;&lt;periodical&gt;&lt;full-title&gt;Journal of Atmospheric and Oceanic Technology&lt;/full-title&gt;&lt;/periodical&gt;&lt;pages&gt;93-113&lt;/pages&gt;&lt;volume&gt;25&lt;/volume&gt;&lt;number&gt;1&lt;/number&gt;&lt;dates&gt;&lt;year&gt;2008&lt;/year&gt;&lt;pub-dates&gt;&lt;date&gt;January 01, 2008&lt;/date&gt;&lt;/pub-dates&gt;&lt;/dates&gt;&lt;urls&gt;&lt;related-urls&gt;&lt;url&gt;http://dx.doi.org/10.1175%2F2007JTECHO505.1&lt;/url&gt;&lt;/related-urls&gt;&lt;/urls&gt;&lt;/record&gt;&lt;/Cite&gt;&lt;/EndNote&gt;</w:instrText>
      </w:r>
      <w:r>
        <w:fldChar w:fldCharType="separate"/>
      </w:r>
      <w:hyperlink w:anchor="_ENREF_9">
        <w:bookmarkStart w:id="518" w:name="__Fieldmark__10662_2120427496"/>
        <w:r>
          <w:rPr>
            <w:webHidden/>
            <w:rStyle w:val="InternetLink"/>
            <w:color w:val="0070C0"/>
          </w:rPr>
          <w:t>Donlon et al., 2008</w:t>
        </w:r>
        <w:r>
          <w:rPr>
            <w:rStyle w:val="InternetLink"/>
            <w:color w:val="0070C0"/>
          </w:rPr>
        </w:r>
      </w:hyperlink>
      <w:bookmarkEnd w:id="518"/>
      <w:r>
        <w:rPr>
          <w:color w:val="0070C0"/>
        </w:rPr>
        <w:t>) is an autonomous instrument developed for deployment periods of up to 3 months. It uses two precision calibration blackbody cavities to maintain the radiance calibration of a modified Heitronics KT15.85D pyrometer in the spectral range of 9.6 to11.5 μm. The blackbody apertures are completely sealed from direct water ingress using a rotating shutter triggered by an optical rain sensor that completely seals the ISAR from the external environment. The instrument is controlled by an internal computer, and data are logged internally, with a subset being transmitted to RSMAS by an Iridium satellite communications link.</w:t>
      </w:r>
      <w:r>
        <w:fldChar w:fldCharType="end"/>
      </w:r>
    </w:p>
    <w:p>
      <w:pPr>
        <w:pStyle w:val="Heading2"/>
        <w:numPr>
          <w:ilvl w:val="1"/>
          <w:numId w:val="2"/>
        </w:numPr>
        <w:rPr/>
      </w:pPr>
      <w:bookmarkStart w:id="519" w:name="_Toc360311600"/>
      <w:r>
        <w:rPr/>
        <w:t>MODIS Matchup Data bases</w:t>
      </w:r>
      <w:bookmarkEnd w:id="519"/>
      <w:r>
        <w:rPr/>
        <w:t xml:space="preserve"> </w:t>
      </w:r>
    </w:p>
    <w:p>
      <w:pPr>
        <w:pStyle w:val="Normal"/>
        <w:rPr>
          <w:color w:val="0070C0"/>
        </w:rPr>
      </w:pPr>
      <w:r>
        <w:rPr>
          <w:color w:val="0070C0"/>
        </w:rPr>
        <w:t>The MODIS Matchup Data Bases have been populated with global satellite and in situ observations from launch to present for the AQUA and TERRA sensors.  In addition to the brightness temperatures for all IR channels and in situ SST provided by buoys and ship based radiometers (M-AERI and ISAR), extensive ancillary information is stored such as satellite measurement geometry, time, location, SST observed by microwave sensors (AMSR-E and WINDSAT), and the L4 global daily, ¼</w:t>
      </w:r>
      <w:r>
        <w:rPr>
          <w:color w:val="0070C0"/>
          <w:vertAlign w:val="superscript"/>
        </w:rPr>
        <w:t>o</w:t>
      </w:r>
      <w:r>
        <w:rPr>
          <w:color w:val="0070C0"/>
        </w:rPr>
        <w:t xml:space="preserve"> spatial resolution “Reynolds” SST analysis.</w:t>
      </w:r>
    </w:p>
    <w:p>
      <w:pPr>
        <w:pStyle w:val="Normal"/>
        <w:rPr/>
      </w:pPr>
      <w:r>
        <w:rPr/>
      </w:r>
    </w:p>
    <w:p>
      <w:pPr>
        <w:pStyle w:val="Normal"/>
        <w:spacing w:lineRule="auto" w:line="276" w:before="0" w:after="200"/>
        <w:rPr/>
      </w:pPr>
      <w:r>
        <w:rPr/>
      </w:r>
    </w:p>
    <w:sectPr>
      <w:headerReference w:type="default" r:id="rId36"/>
      <w:footerReference w:type="default" r:id="rId37"/>
      <w:footnotePr>
        <w:numFmt w:val="decimal"/>
      </w:footnotePr>
      <w:type w:val="nextPage"/>
      <w:pgSz w:w="12240" w:h="15840"/>
      <w:pgMar w:left="1440" w:right="1440" w:header="720" w:top="1440" w:footer="720" w:bottom="1440" w:gutter="0"/>
      <w:pgNumType w:start="0" w:fmt="decimal"/>
      <w:formProt w:val="false"/>
      <w:titlePg/>
      <w:textDirection w:val="lrTb"/>
      <w:docGrid w:type="default" w:linePitch="326" w:charSpace="4294961151"/>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Guillermo" w:date="2017-07-31T16:23:00Z" w:initials="G">
    <w:p>
      <w:r>
        <w:rPr>
          <w:rFonts w:ascii="Liberation Serif" w:hAnsi="Liberation Serif" w:eastAsia="DejaVu Sans" w:cs="DejaVu Sans"/>
          <w:szCs w:val="24"/>
          <w:lang w:val="en-US" w:eastAsia="en-US" w:bidi="en-US"/>
        </w:rPr>
        <w:t>Shouldn’t the “significance” address how having good SSTs may help other tasks? I think there is text along these lines on other proposals or papers…</w:t>
      </w:r>
    </w:p>
    <w:p>
      <w:r>
        <w:rPr>
          <w:rFonts w:ascii="Wingdings" w:hAnsi="Wingdings" w:eastAsia="Wingdings" w:cs="Wingdings"/>
          <w:szCs w:val="24"/>
          <w:lang w:val="en-US" w:eastAsia="en-US" w:bidi="en-US"/>
        </w:rPr>
        <w:t></w:t>
      </w:r>
    </w:p>
  </w:comment>
  <w:comment w:id="1" w:author="Guillermo" w:date="2017-07-31T16:24:00Z" w:initials="G">
    <w:p>
      <w:r>
        <w:rPr>
          <w:rFonts w:ascii="Liberation Serif" w:hAnsi="Liberation Serif" w:eastAsia="DejaVu Sans" w:cs="DejaVu Sans"/>
          <w:szCs w:val="24"/>
          <w:lang w:val="en-US" w:eastAsia="en-US" w:bidi="en-US"/>
        </w:rPr>
        <w:t>In fact, this paragraph and the next one can be sued for “significance”.</w:t>
      </w:r>
    </w:p>
    <w:p>
      <w:r>
        <w:rPr>
          <w:rFonts w:ascii="Wingdings" w:hAnsi="Wingdings" w:eastAsia="Wingdings" w:cs="Wingdings"/>
          <w:szCs w:val="24"/>
          <w:lang w:val="en-US" w:eastAsia="en-US" w:bidi="en-US"/>
        </w:rPr>
        <w:t></w:t>
      </w:r>
    </w:p>
  </w:comment>
  <w:comment w:id="2" w:author="Guillermo" w:date="2017-07-31T16:25:00Z" w:initials="G">
    <w:p>
      <w:r>
        <w:rPr>
          <w:rFonts w:ascii="Liberation Serif" w:hAnsi="Liberation Serif" w:eastAsia="DejaVu Sans" w:cs="DejaVu Sans"/>
          <w:szCs w:val="24"/>
          <w:lang w:val="en-US" w:eastAsia="en-US" w:bidi="en-US"/>
        </w:rPr>
        <w:t>Why are all these topics capitalized? Do they refer to some issues cited as relevant in a report or something like that? Saying that this will address goals stated in such and such report can be appropriate.</w:t>
      </w:r>
    </w:p>
    <w:p>
      <w:r>
        <w:rPr>
          <w:rFonts w:ascii="Wingdings" w:hAnsi="Wingdings" w:eastAsia="Wingdings" w:cs="Wingdings"/>
          <w:szCs w:val="24"/>
          <w:lang w:val="en-US" w:eastAsia="en-US" w:bidi="en-US"/>
        </w:rPr>
        <w:t></w:t>
      </w:r>
    </w:p>
  </w:comment>
  <w:comment w:id="3" w:author="Guillermo" w:date="2017-07-31T16:28:00Z" w:initials="G">
    <w:p>
      <w:r>
        <w:rPr>
          <w:rFonts w:ascii="Liberation Serif" w:hAnsi="Liberation Serif" w:eastAsia="DejaVu Sans" w:cs="DejaVu Sans"/>
          <w:szCs w:val="24"/>
          <w:lang w:val="en-US" w:eastAsia="en-US" w:bidi="en-US"/>
        </w:rPr>
        <w:t>This was stated before(in “significance”)</w:t>
      </w:r>
    </w:p>
    <w:p>
      <w:r>
        <w:rPr>
          <w:rFonts w:ascii="Wingdings" w:hAnsi="Wingdings" w:eastAsia="Wingdings" w:cs="Wingdings"/>
          <w:szCs w:val="24"/>
          <w:lang w:val="en-US" w:eastAsia="en-US" w:bidi="en-US"/>
        </w:rPr>
        <w:t></w:t>
      </w:r>
    </w:p>
  </w:comment>
  <w:comment w:id="4" w:author="Guillermo" w:date="2017-07-31T16:32:00Z" w:initials="G">
    <w:p>
      <w:r>
        <w:rPr>
          <w:rFonts w:ascii="Liberation Serif" w:hAnsi="Liberation Serif" w:eastAsia="DejaVu Sans" w:cs="DejaVu Sans"/>
          <w:szCs w:val="24"/>
          <w:lang w:val="en-US" w:eastAsia="en-US" w:bidi="en-US"/>
        </w:rPr>
        <w:t>Have the difficulties been discussed before?</w:t>
      </w:r>
    </w:p>
    <w:p>
      <w:r>
        <w:rPr>
          <w:rFonts w:ascii="Wingdings" w:hAnsi="Wingdings" w:eastAsia="Wingdings" w:cs="Wingdings"/>
          <w:szCs w:val="24"/>
          <w:lang w:val="en-US" w:eastAsia="en-US" w:bidi="en-US"/>
        </w:rPr>
        <w:t></w:t>
      </w:r>
    </w:p>
  </w:comment>
  <w:comment w:id="5" w:author="Guillermo" w:date="2017-07-31T16:30:00Z" w:initials="G">
    <w:p>
      <w:r>
        <w:rPr>
          <w:rFonts w:ascii="Liberation Serif" w:hAnsi="Liberation Serif" w:eastAsia="DejaVu Sans" w:cs="DejaVu Sans"/>
          <w:szCs w:val="24"/>
          <w:lang w:val="en-US" w:eastAsia="en-US" w:bidi="en-US"/>
        </w:rPr>
        <w:t xml:space="preserve">Should this be a subsection of “Sea surface temperature”? </w:t>
      </w:r>
    </w:p>
    <w:p>
      <w:r>
        <w:rPr>
          <w:rFonts w:ascii="Wingdings" w:hAnsi="Wingdings" w:eastAsia="Wingdings" w:cs="Wingdings"/>
          <w:szCs w:val="24"/>
          <w:lang w:val="en-US" w:eastAsia="en-US" w:bidi="en-US"/>
        </w:rPr>
        <w:t></w:t>
      </w:r>
    </w:p>
  </w:comment>
  <w:comment w:id="6" w:author="Guillermo" w:date="2017-07-31T16:35:00Z" w:initials="G">
    <w:p>
      <w:r>
        <w:rPr>
          <w:rFonts w:ascii="Liberation Serif" w:hAnsi="Liberation Serif" w:eastAsia="DejaVu Sans" w:cs="DejaVu Sans"/>
          <w:szCs w:val="24"/>
          <w:lang w:val="en-US" w:eastAsia="en-US" w:bidi="en-US"/>
        </w:rPr>
        <w:t>This would argue for discussing cloud screening after this section (not before)</w:t>
      </w:r>
    </w:p>
    <w:p>
      <w:r>
        <w:rPr>
          <w:rFonts w:ascii="Wingdings" w:hAnsi="Wingdings" w:eastAsia="Wingdings" w:cs="Wingdings"/>
          <w:szCs w:val="24"/>
          <w:lang w:val="en-US" w:eastAsia="en-US" w:bidi="en-US"/>
        </w:rPr>
        <w:t></w:t>
      </w:r>
    </w:p>
  </w:comment>
  <w:comment w:id="7" w:author="Guillermo" w:date="2017-07-31T16:40:00Z" w:initials="G">
    <w:p>
      <w:r>
        <w:rPr>
          <w:rFonts w:ascii="Liberation Serif" w:hAnsi="Liberation Serif" w:eastAsia="DejaVu Sans" w:cs="DejaVu Sans"/>
          <w:szCs w:val="24"/>
          <w:lang w:val="en-US" w:eastAsia="en-US" w:bidi="en-US"/>
        </w:rPr>
        <w:t>We can reference the latest Walton paper, as it talks about the NLSST</w:t>
      </w:r>
    </w:p>
    <w:p>
      <w:r>
        <w:rPr>
          <w:rFonts w:ascii="Wingdings" w:hAnsi="Wingdings" w:eastAsia="Wingdings" w:cs="Wingdings"/>
          <w:szCs w:val="24"/>
          <w:lang w:val="en-US" w:eastAsia="en-US" w:bidi="en-US"/>
        </w:rPr>
        <w:t></w:t>
      </w:r>
    </w:p>
  </w:comment>
  <w:comment w:id="8" w:author="Guillermo" w:date="2017-07-31T17:42:00Z" w:initials="G">
    <w:p>
      <w:r>
        <w:rPr>
          <w:rFonts w:ascii="Liberation Serif" w:hAnsi="Liberation Serif" w:eastAsia="DejaVu Sans" w:cs="DejaVu Sans"/>
          <w:szCs w:val="24"/>
          <w:lang w:val="en-US" w:eastAsia="en-US" w:bidi="en-US"/>
        </w:rPr>
        <w:t>SSTskin? For consistency with other use</w:t>
      </w:r>
    </w:p>
    <w:p>
      <w:r>
        <w:rPr>
          <w:rFonts w:ascii="Wingdings" w:hAnsi="Wingdings" w:eastAsia="Wingdings" w:cs="Wingdings"/>
          <w:szCs w:val="24"/>
          <w:lang w:val="en-US" w:eastAsia="en-US" w:bidi="en-US"/>
        </w:rPr>
        <w:t></w:t>
      </w:r>
    </w:p>
  </w:comment>
  <w:comment w:id="9" w:author="Guillermo" w:date="2017-07-31T17:47:00Z" w:initials="G">
    <w:p>
      <w:r>
        <w:rPr>
          <w:rFonts w:ascii="Liberation Serif" w:hAnsi="Liberation Serif" w:eastAsia="DejaVu Sans" w:cs="DejaVu Sans"/>
          <w:szCs w:val="24"/>
          <w:lang w:val="en-US" w:eastAsia="en-US" w:bidi="en-US"/>
        </w:rPr>
        <w:t>Maybe mention how many matchups we have so far, or at least the temporal coverage.</w:t>
      </w:r>
    </w:p>
    <w:p>
      <w:r>
        <w:rPr>
          <w:rFonts w:ascii="Wingdings" w:hAnsi="Wingdings" w:eastAsia="Wingdings" w:cs="Wingdings"/>
          <w:szCs w:val="24"/>
          <w:lang w:val="en-US" w:eastAsia="en-US" w:bidi="en-US"/>
        </w:rPr>
        <w:t></w:t>
      </w:r>
    </w:p>
  </w:comment>
  <w:comment w:id="10" w:author="Guillermo" w:date="2017-07-31T17:48:00Z" w:initials="G">
    <w:p>
      <w:r>
        <w:rPr>
          <w:rFonts w:ascii="Liberation Serif" w:hAnsi="Liberation Serif" w:eastAsia="DejaVu Sans" w:cs="DejaVu Sans"/>
          <w:szCs w:val="24"/>
          <w:lang w:val="en-US" w:eastAsia="en-US" w:bidi="en-US"/>
        </w:rPr>
        <w:t>One word or two?</w:t>
      </w:r>
    </w:p>
    <w:p>
      <w:r>
        <w:rPr>
          <w:rFonts w:ascii="Wingdings" w:hAnsi="Wingdings" w:eastAsia="Wingdings" w:cs="Wingdings"/>
          <w:szCs w:val="24"/>
          <w:lang w:val="en-US" w:eastAsia="en-US" w:bidi="en-US"/>
        </w:rPr>
        <w:t></w:t>
      </w:r>
    </w:p>
  </w:comment>
  <w:comment w:id="11" w:author="Guillermo" w:date="2017-07-31T17:50:00Z" w:initials="G">
    <w:p>
      <w:r>
        <w:rPr>
          <w:rFonts w:ascii="Liberation Serif" w:hAnsi="Liberation Serif" w:eastAsia="DejaVu Sans" w:cs="DejaVu Sans"/>
          <w:szCs w:val="24"/>
          <w:lang w:val="en-US" w:eastAsia="en-US" w:bidi="en-US"/>
        </w:rPr>
        <w:t>What do we mean by this? Update? Not very explicit…</w:t>
      </w:r>
    </w:p>
    <w:p>
      <w:r>
        <w:rPr>
          <w:rFonts w:ascii="Wingdings" w:hAnsi="Wingdings" w:eastAsia="Wingdings" w:cs="Wingdings"/>
          <w:szCs w:val="24"/>
          <w:lang w:val="en-US" w:eastAsia="en-US" w:bidi="en-US"/>
        </w:rPr>
        <w:t></w:t>
      </w:r>
    </w:p>
  </w:comment>
  <w:comment w:id="12" w:author="Guillermo" w:date="2017-07-31T18:00:00Z" w:initials="G">
    <w:p>
      <w:r>
        <w:rPr>
          <w:rFonts w:ascii="Liberation Serif" w:hAnsi="Liberation Serif" w:eastAsia="DejaVu Sans" w:cs="DejaVu Sans"/>
          <w:szCs w:val="24"/>
          <w:lang w:val="en-US" w:eastAsia="en-US" w:bidi="en-US"/>
        </w:rPr>
        <w:t>Use “skin SST” SSTskin” but not both… too redundant. I like the first alternative, as we use SStskin for the satellite retrievals.</w:t>
      </w:r>
    </w:p>
    <w:p>
      <w:r>
        <w:rPr>
          <w:rFonts w:ascii="Wingdings" w:hAnsi="Wingdings" w:eastAsia="Wingdings" w:cs="Wingdings"/>
          <w:szCs w:val="24"/>
          <w:lang w:val="en-US" w:eastAsia="en-US" w:bidi="en-US"/>
        </w:rPr>
        <w:t></w:t>
      </w:r>
    </w:p>
  </w:comment>
  <w:comment w:id="13" w:author="Guillermo" w:date="2017-07-31T18:05:00Z" w:initials="G">
    <w:p>
      <w:r>
        <w:rPr>
          <w:rFonts w:ascii="Liberation Serif" w:hAnsi="Liberation Serif" w:eastAsia="DejaVu Sans" w:cs="DejaVu Sans"/>
          <w:szCs w:val="24"/>
          <w:lang w:val="en-US" w:eastAsia="en-US" w:bidi="en-US"/>
        </w:rPr>
        <w:t>See above comment on SSTskin or skin SST</w:t>
      </w:r>
    </w:p>
    <w:p>
      <w:r>
        <w:rPr>
          <w:rFonts w:ascii="Wingdings" w:hAnsi="Wingdings" w:eastAsia="Wingdings" w:cs="Wingdings"/>
          <w:szCs w:val="24"/>
          <w:lang w:val="en-US" w:eastAsia="en-US" w:bidi="en-US"/>
        </w:rPr>
        <w:t></w:t>
      </w:r>
    </w:p>
  </w:comment>
  <w:comment w:id="14" w:author="Guillermo" w:date="2017-07-31T18:08:00Z" w:initials="G">
    <w:p>
      <w:r>
        <w:rPr>
          <w:rFonts w:ascii="Liberation Serif" w:hAnsi="Liberation Serif" w:eastAsia="DejaVu Sans" w:cs="DejaVu Sans"/>
          <w:szCs w:val="24"/>
          <w:lang w:val="en-US" w:eastAsia="en-US" w:bidi="en-US"/>
        </w:rPr>
        <w:t>This reduces costs of in situ measurements… Any other US groups have these capabilities or should we stress this as a Miami advantage?</w:t>
      </w:r>
    </w:p>
    <w:p>
      <w:r>
        <w:rPr>
          <w:rFonts w:ascii="Wingdings" w:hAnsi="Wingdings" w:eastAsia="Wingdings" w:cs="Wingdings"/>
          <w:szCs w:val="24"/>
          <w:lang w:val="en-US" w:eastAsia="en-US" w:bidi="en-US"/>
        </w:rPr>
        <w:t></w:t>
      </w:r>
    </w:p>
  </w:comment>
  <w:comment w:id="15" w:author="Guillermo" w:date="2017-07-31T18:09:00Z" w:initials="G">
    <w:p>
      <w:r>
        <w:rPr>
          <w:rFonts w:ascii="Liberation Serif" w:hAnsi="Liberation Serif" w:eastAsia="DejaVu Sans" w:cs="DejaVu Sans"/>
          <w:szCs w:val="24"/>
          <w:lang w:val="en-US" w:eastAsia="en-US" w:bidi="en-US"/>
        </w:rPr>
        <w:t>Augmenting? Updating MUDBs with recent in situ measurements?</w:t>
      </w:r>
    </w:p>
    <w:p>
      <w:r>
        <w:rPr>
          <w:rFonts w:ascii="Wingdings" w:hAnsi="Wingdings" w:eastAsia="Wingdings" w:cs="Wingdings"/>
          <w:szCs w:val="24"/>
          <w:lang w:val="en-US" w:eastAsia="en-US" w:bidi="en-US"/>
        </w:rPr>
        <w:t></w:t>
      </w:r>
    </w:p>
  </w:comment>
  <w:comment w:id="16" w:author="Guillermo" w:date="2017-07-31T18:10:00Z" w:initials="G">
    <w:p>
      <w:r>
        <w:rPr>
          <w:rFonts w:ascii="Liberation Serif" w:hAnsi="Liberation Serif" w:eastAsia="DejaVu Sans" w:cs="DejaVu Sans"/>
          <w:szCs w:val="24"/>
          <w:lang w:val="en-US" w:eastAsia="en-US" w:bidi="en-US"/>
        </w:rPr>
        <w:t>Updates of what? MUDBs? Algorithm coefficients?</w:t>
      </w:r>
    </w:p>
    <w:p>
      <w:r>
        <w:rPr>
          <w:rFonts w:ascii="Wingdings" w:hAnsi="Wingdings" w:eastAsia="Wingdings" w:cs="Wingdings"/>
          <w:szCs w:val="24"/>
          <w:lang w:val="en-US" w:eastAsia="en-US" w:bidi="en-US"/>
        </w:rPr>
        <w:t></w:t>
      </w:r>
    </w:p>
  </w:comment>
  <w:comment w:id="17" w:author="Guillermo" w:date="2017-07-31T18:13:00Z" w:initials="G">
    <w:p>
      <w:r>
        <w:rPr>
          <w:rFonts w:ascii="Liberation Serif" w:hAnsi="Liberation Serif" w:eastAsia="DejaVu Sans" w:cs="DejaVu Sans"/>
          <w:szCs w:val="24"/>
          <w:lang w:val="en-US" w:eastAsia="en-US" w:bidi="en-US"/>
        </w:rPr>
        <w:t>“average” instead of “simple”? or “representative”?</w:t>
      </w:r>
    </w:p>
    <w:p>
      <w:r>
        <w:rPr>
          <w:rFonts w:ascii="Wingdings" w:hAnsi="Wingdings" w:eastAsia="Wingdings" w:cs="Wingdings"/>
          <w:szCs w:val="24"/>
          <w:lang w:val="en-US" w:eastAsia="en-US" w:bidi="en-US"/>
        </w:rPr>
        <w:t></w:t>
      </w:r>
    </w:p>
  </w:comment>
  <w:comment w:id="18" w:author="Guillermo" w:date="2017-07-31T18:19:00Z" w:initials="G">
    <w:p>
      <w:r>
        <w:rPr>
          <w:rFonts w:ascii="Liberation Serif" w:hAnsi="Liberation Serif" w:eastAsia="DejaVu Sans" w:cs="DejaVu Sans"/>
          <w:szCs w:val="24"/>
          <w:lang w:val="en-US" w:eastAsia="en-US" w:bidi="en-US"/>
        </w:rPr>
        <w:t xml:space="preserve">Do we mean that the identification of cloud contamination is less effective in “persistently cloudy” in high latitudes? Cloud persistence per se seems to address how long cloud cover persists… </w:t>
      </w:r>
    </w:p>
    <w:p>
      <w:r>
        <w:rPr>
          <w:rFonts w:ascii="Wingdings" w:hAnsi="Wingdings" w:eastAsia="Wingdings" w:cs="Wingdings"/>
          <w:szCs w:val="24"/>
          <w:lang w:val="en-US" w:eastAsia="en-US" w:bidi="en-US"/>
        </w:rPr>
        <w:t></w:t>
      </w:r>
    </w:p>
  </w:comment>
  <w:comment w:id="19" w:author="Guillermo" w:date="2017-07-31T18:23:00Z" w:initials="G">
    <w:p>
      <w:r>
        <w:rPr>
          <w:rFonts w:ascii="Liberation Serif" w:hAnsi="Liberation Serif" w:eastAsia="DejaVu Sans" w:cs="DejaVu Sans"/>
          <w:szCs w:val="24"/>
          <w:lang w:val="en-US" w:eastAsia="en-US" w:bidi="en-US"/>
        </w:rPr>
        <w:t>How was degree of glint assessed or characterized?</w:t>
      </w:r>
    </w:p>
    <w:p>
      <w:r>
        <w:rPr>
          <w:rFonts w:ascii="Wingdings" w:hAnsi="Wingdings" w:eastAsia="Wingdings" w:cs="Wingdings"/>
          <w:szCs w:val="24"/>
          <w:lang w:val="en-US" w:eastAsia="en-US" w:bidi="en-US"/>
        </w:rPr>
        <w:t></w:t>
      </w:r>
    </w:p>
  </w:comment>
  <w:comment w:id="20" w:author="Guillermo" w:date="2017-07-31T18:23:00Z" w:initials="G">
    <w:p>
      <w:r>
        <w:rPr>
          <w:rFonts w:ascii="Liberation Serif" w:hAnsi="Liberation Serif" w:eastAsia="DejaVu Sans" w:cs="DejaVu Sans"/>
          <w:szCs w:val="24"/>
          <w:lang w:val="en-US" w:eastAsia="en-US" w:bidi="en-US"/>
        </w:rPr>
        <w:t>Is it really a “sampling error”? Or a misclassification error? Why is the new approach more accurate for cloud flagging?</w:t>
      </w:r>
    </w:p>
    <w:p>
      <w:r>
        <w:rPr>
          <w:rFonts w:ascii="Wingdings" w:hAnsi="Wingdings" w:eastAsia="Wingdings" w:cs="Wingdings"/>
          <w:szCs w:val="24"/>
          <w:lang w:val="en-US" w:eastAsia="en-US" w:bidi="en-US"/>
        </w:rPr>
        <w:t></w:t>
      </w:r>
    </w:p>
  </w:comment>
  <w:comment w:id="21" w:author="Guillermo" w:date="2017-07-31T18:28:00Z" w:initials="G">
    <w:p>
      <w:r>
        <w:rPr>
          <w:rFonts w:ascii="Liberation Serif" w:hAnsi="Liberation Serif" w:eastAsia="DejaVu Sans" w:cs="DejaVu Sans"/>
          <w:szCs w:val="24"/>
          <w:lang w:val="en-US" w:eastAsia="en-US" w:bidi="en-US"/>
        </w:rPr>
        <w:t>Long path lengths are not “extreme atmospheric conditions”. They are situations for which we need to perform atmospheric correction.</w:t>
      </w:r>
    </w:p>
    <w:p>
      <w:r>
        <w:rPr>
          <w:rFonts w:ascii="Wingdings" w:hAnsi="Wingdings" w:eastAsia="Wingdings" w:cs="Wingdings"/>
          <w:szCs w:val="24"/>
          <w:lang w:val="en-US" w:eastAsia="en-US" w:bidi="en-US"/>
        </w:rPr>
        <w:t></w:t>
      </w:r>
    </w:p>
  </w:comment>
  <w:comment w:id="22" w:author="Guillermo" w:date="2017-07-31T18:29:00Z" w:initials="G">
    <w:p>
      <w:r>
        <w:rPr>
          <w:rFonts w:ascii="Liberation Serif" w:hAnsi="Liberation Serif" w:eastAsia="DejaVu Sans" w:cs="DejaVu Sans"/>
          <w:szCs w:val="24"/>
          <w:lang w:val="en-US" w:eastAsia="en-US" w:bidi="en-US"/>
        </w:rPr>
        <w:t>Linear and quadratic?</w:t>
      </w:r>
    </w:p>
    <w:p>
      <w:r>
        <w:rPr>
          <w:rFonts w:ascii="Wingdings" w:hAnsi="Wingdings" w:eastAsia="Wingdings" w:cs="Wingdings"/>
          <w:szCs w:val="24"/>
          <w:lang w:val="en-US" w:eastAsia="en-US" w:bidi="en-US"/>
        </w:rPr>
        <w:t></w:t>
      </w:r>
    </w:p>
  </w:comment>
  <w:comment w:id="23" w:author="Guillermo" w:date="2017-07-31T18:33:00Z" w:initials="G">
    <w:p>
      <w:r>
        <w:rPr>
          <w:rFonts w:ascii="Liberation Serif" w:hAnsi="Liberation Serif" w:eastAsia="DejaVu Sans" w:cs="DejaVu Sans"/>
          <w:szCs w:val="24"/>
          <w:lang w:val="en-US" w:eastAsia="en-US" w:bidi="en-US"/>
        </w:rPr>
        <w:t>I do not understand this</w:t>
      </w:r>
    </w:p>
    <w:p>
      <w:r>
        <w:rPr>
          <w:rFonts w:ascii="Wingdings" w:hAnsi="Wingdings" w:eastAsia="Wingdings" w:cs="Wingdings"/>
          <w:szCs w:val="24"/>
          <w:lang w:val="en-US" w:eastAsia="en-US" w:bidi="en-US"/>
        </w:rPr>
        <w:t></w:t>
      </w:r>
    </w:p>
  </w:comment>
  <w:comment w:id="24" w:author="Guillermo" w:date="2017-07-31T18:34:00Z" w:initials="G">
    <w:p>
      <w:r>
        <w:rPr>
          <w:rFonts w:ascii="Liberation Serif" w:hAnsi="Liberation Serif" w:eastAsia="DejaVu Sans" w:cs="DejaVu Sans"/>
          <w:szCs w:val="24"/>
          <w:lang w:val="en-US" w:eastAsia="en-US" w:bidi="en-US"/>
        </w:rPr>
        <w:t>Reference?</w:t>
      </w:r>
    </w:p>
    <w:p>
      <w:r>
        <w:rPr>
          <w:rFonts w:ascii="Wingdings" w:hAnsi="Wingdings" w:eastAsia="Wingdings" w:cs="Wingdings"/>
          <w:szCs w:val="24"/>
          <w:lang w:val="en-US" w:eastAsia="en-US" w:bidi="en-US"/>
        </w:rPr>
        <w:t></w:t>
      </w:r>
    </w:p>
  </w:comment>
  <w:comment w:id="25" w:author="Guillermo" w:date="2017-07-31T18:35:00Z" w:initials="G">
    <w:p>
      <w:r>
        <w:rPr>
          <w:rFonts w:ascii="Liberation Serif" w:hAnsi="Liberation Serif" w:eastAsia="DejaVu Sans" w:cs="DejaVu Sans"/>
          <w:szCs w:val="24"/>
          <w:lang w:val="en-US" w:eastAsia="en-US" w:bidi="en-US"/>
        </w:rPr>
        <w:t>What are the implications of non-Gaussian distribution of errors? For example, typically we see long left tails of (negative) SST residuals.</w:t>
      </w:r>
    </w:p>
    <w:p>
      <w:r>
        <w:rPr>
          <w:rFonts w:ascii="Wingdings" w:hAnsi="Wingdings" w:eastAsia="Wingdings" w:cs="Wingdings"/>
          <w:szCs w:val="24"/>
          <w:lang w:val="en-US" w:eastAsia="en-US" w:bidi="en-US"/>
        </w:rPr>
        <w:t></w:t>
      </w:r>
    </w:p>
  </w:comment>
  <w:comment w:id="26" w:author="Guillermo" w:date="2017-07-31T18:34:00Z" w:initials="G">
    <w:p>
      <w:r>
        <w:rPr>
          <w:rFonts w:ascii="Liberation Serif" w:hAnsi="Liberation Serif" w:eastAsia="DejaVu Sans" w:cs="DejaVu Sans"/>
          <w:szCs w:val="24"/>
          <w:lang w:val="en-US" w:eastAsia="en-US" w:bidi="en-US"/>
        </w:rPr>
        <w:t>Which reference? Cite here…</w:t>
      </w:r>
    </w:p>
    <w:p>
      <w:r>
        <w:rPr>
          <w:rFonts w:ascii="Wingdings" w:hAnsi="Wingdings" w:eastAsia="Wingdings" w:cs="Wingdings"/>
          <w:szCs w:val="24"/>
          <w:lang w:val="en-US" w:eastAsia="en-US" w:bidi="en-US"/>
        </w:rPr>
        <w:t></w:t>
      </w:r>
    </w:p>
  </w:comment>
  <w:comment w:id="27" w:author="Guillermo" w:date="2017-07-31T18:36:00Z" w:initials="G">
    <w:p>
      <w:r>
        <w:rPr>
          <w:rFonts w:ascii="Liberation Serif" w:hAnsi="Liberation Serif" w:eastAsia="DejaVu Sans" w:cs="DejaVu Sans"/>
          <w:szCs w:val="24"/>
          <w:lang w:val="en-US" w:eastAsia="en-US" w:bidi="en-US"/>
        </w:rPr>
        <w:t>OK, you address this here… (I made a comment above). Can we combine the discussion of bias and dispersion with systematic or random errors above?</w:t>
      </w:r>
    </w:p>
    <w:p>
      <w:r>
        <w:rPr>
          <w:rFonts w:ascii="Wingdings" w:hAnsi="Wingdings" w:eastAsia="Wingdings" w:cs="Wingdings"/>
          <w:szCs w:val="24"/>
          <w:lang w:val="en-US" w:eastAsia="en-US" w:bidi="en-US"/>
        </w:rPr>
        <w:t></w:t>
      </w:r>
    </w:p>
  </w:comment>
  <w:comment w:id="28" w:author="Guillermo" w:date="2017-07-31T18:40:00Z" w:initials="G">
    <w:p>
      <w:r>
        <w:rPr>
          <w:rFonts w:ascii="Liberation Serif" w:hAnsi="Liberation Serif" w:eastAsia="DejaVu Sans" w:cs="DejaVu Sans"/>
          <w:szCs w:val="24"/>
          <w:lang w:val="en-US" w:eastAsia="en-US" w:bidi="en-US"/>
        </w:rPr>
        <w:t>unclear</w:t>
      </w:r>
    </w:p>
    <w:p>
      <w:r>
        <w:rPr>
          <w:rFonts w:ascii="Wingdings" w:hAnsi="Wingdings" w:eastAsia="Wingdings" w:cs="Wingdings"/>
          <w:szCs w:val="24"/>
          <w:lang w:val="en-US" w:eastAsia="en-US" w:bidi="en-US"/>
        </w:rPr>
        <w:t></w:t>
      </w:r>
    </w:p>
  </w:comment>
  <w:comment w:id="29" w:author="Guillermo" w:date="2017-07-31T18:40:00Z" w:initials="G">
    <w:p>
      <w:r>
        <w:rPr>
          <w:rFonts w:ascii="Liberation Serif" w:hAnsi="Liberation Serif" w:eastAsia="DejaVu Sans" w:cs="DejaVu Sans"/>
          <w:szCs w:val="24"/>
          <w:lang w:val="en-US" w:eastAsia="en-US" w:bidi="en-US"/>
        </w:rPr>
        <w:t xml:space="preserve">eliminate? It is not so obvious what “so on” errors are </w:t>
      </w:r>
      <w:r>
        <w:rPr>
          <w:rFonts w:ascii="Wingdings" w:hAnsi="Wingdings" w:eastAsia="Wingdings" w:cs="Wingdings"/>
          <w:szCs w:val="24"/>
          <w:lang w:val="en-US" w:eastAsia="en-US" w:bidi="en-US"/>
        </w:rPr>
        <w:t></w:t>
      </w:r>
    </w:p>
  </w:comment>
  <w:comment w:id="30" w:author="Guillermo" w:date="2017-07-31T18:41:00Z" w:initials="G">
    <w:p>
      <w:r>
        <w:rPr>
          <w:rFonts w:ascii="Liberation Serif" w:hAnsi="Liberation Serif" w:eastAsia="DejaVu Sans" w:cs="DejaVu Sans"/>
          <w:szCs w:val="24"/>
          <w:lang w:val="en-US" w:eastAsia="en-US" w:bidi="en-US"/>
        </w:rPr>
        <w:t>We list two contributions to uncertainties.</w:t>
      </w:r>
    </w:p>
  </w:comment>
  <w:comment w:id="31" w:author="Guillermo" w:date="2017-07-31T18:45:00Z" w:initials="G">
    <w:p>
      <w:r>
        <w:rPr>
          <w:rFonts w:ascii="Liberation Serif" w:hAnsi="Liberation Serif" w:eastAsia="DejaVu Sans" w:cs="DejaVu Sans"/>
          <w:szCs w:val="24"/>
          <w:lang w:val="en-US" w:eastAsia="en-US" w:bidi="en-US"/>
        </w:rPr>
        <w:t>Distributions?</w:t>
      </w:r>
    </w:p>
  </w:comment>
  <w:comment w:id="32" w:author="Guillermo" w:date="2017-07-31T18:45:00Z" w:initials="G">
    <w:p>
      <w:r>
        <w:rPr>
          <w:rFonts w:ascii="Liberation Serif" w:hAnsi="Liberation Serif" w:eastAsia="DejaVu Sans" w:cs="DejaVu Sans"/>
          <w:szCs w:val="24"/>
          <w:lang w:val="en-US" w:eastAsia="en-US" w:bidi="en-US"/>
        </w:rPr>
        <w:t>Is there a grammar issue here? I read this several times and do not understand it. Maybe use shorter sentences… easier to understand by lazy reviewers even if not very elegant.</w:t>
      </w:r>
    </w:p>
  </w:comment>
  <w:comment w:id="33" w:author="Guillermo" w:date="2017-07-31T18:47:00Z" w:initials="G">
    <w:p>
      <w:r>
        <w:rPr>
          <w:rFonts w:ascii="Liberation Serif" w:hAnsi="Liberation Serif" w:eastAsia="DejaVu Sans" w:cs="DejaVu Sans"/>
          <w:szCs w:val="24"/>
          <w:lang w:val="en-US" w:eastAsia="en-US" w:bidi="en-US"/>
        </w:rPr>
        <w:t>Defined before?</w:t>
      </w:r>
    </w:p>
  </w:comment>
  <w:comment w:id="34" w:author="Guillermo" w:date="2017-07-31T19:00:00Z" w:initials="G">
    <w:p>
      <w:r>
        <w:rPr>
          <w:rFonts w:ascii="Liberation Serif" w:hAnsi="Liberation Serif" w:eastAsia="DejaVu Sans" w:cs="DejaVu Sans"/>
          <w:szCs w:val="24"/>
          <w:lang w:val="en-US" w:eastAsia="en-US" w:bidi="en-US"/>
        </w:rPr>
        <w:t>Check consistency in use throughout the proposal</w:t>
      </w:r>
    </w:p>
  </w:comment>
  <w:comment w:id="35" w:author="Guillermo" w:date="2017-07-31T19:05:00Z" w:initials="G">
    <w:p>
      <w:r>
        <w:rPr>
          <w:rFonts w:ascii="Liberation Serif" w:hAnsi="Liberation Serif" w:eastAsia="DejaVu Sans" w:cs="DejaVu Sans"/>
          <w:szCs w:val="24"/>
          <w:lang w:val="en-US" w:eastAsia="en-US" w:bidi="en-US"/>
        </w:rPr>
        <w:t>We have used OBPG before… Do we need to spell out the name? Has it been spelled out above?</w:t>
      </w:r>
    </w:p>
  </w:comment>
  <w:comment w:id="36" w:author="Guillermo" w:date="2017-07-31T19:07:00Z" w:initials="G">
    <w:p>
      <w:r>
        <w:rPr>
          <w:rFonts w:ascii="Liberation Serif" w:hAnsi="Liberation Serif" w:eastAsia="DejaVu Sans" w:cs="DejaVu Sans"/>
          <w:szCs w:val="24"/>
          <w:lang w:val="en-US" w:eastAsia="en-US" w:bidi="en-US"/>
        </w:rPr>
        <w:t>Last calendar year? If so, use 2016… the last 12 months?</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mbria">
    <w:charset w:val="01"/>
    <w:family w:val="roman"/>
    <w:pitch w:val="variable"/>
  </w:font>
  <w:font w:name="Lucida Grande">
    <w:charset w:val="01"/>
    <w:family w:val="roman"/>
    <w:pitch w:val="variable"/>
  </w:font>
  <w:font w:name="Times New Roman">
    <w:charset w:val="01"/>
    <w:family w:val="roman"/>
    <w:pitch w:val="variable"/>
  </w:font>
  <w:font w:name="Courier New">
    <w:charset w:val="01"/>
    <w:family w:val="roman"/>
    <w:pitch w:val="variable"/>
  </w:font>
  <w:font w:name="Courier">
    <w:altName w:val="Courier New"/>
    <w:charset w:val="01"/>
    <w:family w:val="roman"/>
    <w:pitch w:val="variable"/>
  </w:font>
  <w:font w:name="Bitstream Vera Sans Mono">
    <w:charset w:val="01"/>
    <w:family w:val="roman"/>
    <w:pitch w:val="variable"/>
  </w:font>
  <w:font w:name="Arial">
    <w:charset w:val="01"/>
    <w:family w:val="roman"/>
    <w:pitch w:val="variable"/>
  </w:font>
  <w:font w:name="Liberation Sans">
    <w:altName w:val="Arial"/>
    <w:charset w:val="01"/>
    <w:family w:val="swiss"/>
    <w:pitch w:val="variable"/>
  </w:font>
  <w:font w:name="Times">
    <w:altName w:val="Times New Roman"/>
    <w:charset w:val="01"/>
    <w:family w:val="roman"/>
    <w:pitch w:val="variable"/>
  </w:font>
  <w:font w:name="Bitstream Vera Serif">
    <w:charset w:val="01"/>
    <w:family w:val="roman"/>
    <w:pitch w:val="variable"/>
  </w:font>
  <w:font w:name="Baskerville Old Face">
    <w:charset w:val="01"/>
    <w:family w:val="roman"/>
    <w:pitch w:val="variable"/>
  </w:font>
  <w:font w:name="Times-Roman">
    <w:altName w:val="Times New Roman"/>
    <w:charset w:val="01"/>
    <w:family w:val="roman"/>
    <w:pitch w:val="variable"/>
  </w:font>
  <w:font w:name="Symbol">
    <w:charset w:val="01"/>
    <w:family w:val="roman"/>
    <w:pitch w:val="variable"/>
  </w:font>
  <w:font w:name="TimesNewRoman">
    <w:altName w:val="BoldItalic"/>
    <w:charset w:val="01"/>
    <w:family w:val="roman"/>
    <w:pitch w:val="variable"/>
  </w:font>
  <w:font w:name="TimesNewRoman">
    <w:charset w:val="01"/>
    <w:family w:val="roman"/>
    <w:pitch w:val="variable"/>
  </w:font>
  <w:font w:name="TimesNewRoman">
    <w:altName w:val="Italic"/>
    <w:charset w:val="01"/>
    <w:family w:val="roman"/>
    <w:pitch w:val="variable"/>
  </w:font>
  <w:font w:name="Wingdings">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spacing w:before="0" w:after="120"/>
      <w:jc w:val="center"/>
      <w:rPr/>
    </w:pPr>
    <w:r>
      <w:rPr/>
      <w:fldChar w:fldCharType="begin"/>
    </w:r>
    <w:r>
      <w:instrText> PAGE </w:instrText>
    </w:r>
    <w:r>
      <w:fldChar w:fldCharType="separate"/>
    </w:r>
    <w:r>
      <w:t>37</w:t>
    </w:r>
    <w:r>
      <w:fldChar w:fldCharType="end"/>
    </w:r>
  </w:p>
</w:ftr>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footnote w:id="0" w:type="separator">
    <w:p>
      <w:r>
        <w:separator/>
      </w:r>
    </w:p>
  </w:footnote>
  <w:footnote w:id="1" w:type="continuationSeparator">
    <w:p>
      <w:r>
        <w:continuationSeparator/>
      </w:r>
    </w:p>
  </w:footnote>
  <w:footnote w:id="2">
    <w:p>
      <w:pPr>
        <w:pStyle w:val="Footnotetext"/>
        <w:spacing w:before="0" w:after="120"/>
        <w:rPr/>
      </w:pPr>
      <w:r>
        <w:rPr>
          <w:rStyle w:val="Footnotereference"/>
        </w:rPr>
        <w:footnoteRef/>
        <w:tab/>
      </w:r>
      <w:r>
        <w:rPr/>
        <w:t xml:space="preserve"> </w:t>
      </w:r>
      <w:r>
        <w:rPr/>
        <w:t>http://www.eohandbook.com/eohb2008/climate_variables.html</w:t>
      </w:r>
    </w:p>
  </w:footnote>
  <w:footnote w:id="3">
    <w:p>
      <w:pPr>
        <w:pStyle w:val="Footnotetext"/>
        <w:spacing w:before="0" w:after="120"/>
        <w:rPr/>
      </w:pPr>
      <w:r>
        <w:rPr>
          <w:rStyle w:val="Footnotereference"/>
        </w:rPr>
        <w:footnoteRef/>
        <w:tab/>
      </w:r>
      <w:r>
        <w:rPr/>
        <w:t xml:space="preserve"> </w:t>
      </w:r>
      <w:r>
        <w:rPr/>
        <w:t>http://www.star.nesdis.noaa.gov/sod/sst/iquam/</w:t>
      </w:r>
    </w:p>
  </w:footnote>
  <w:footnote w:id="4">
    <w:p>
      <w:pPr>
        <w:pStyle w:val="Footnotetext"/>
        <w:spacing w:before="0" w:after="120"/>
        <w:rPr/>
      </w:pPr>
      <w:r>
        <w:rPr>
          <w:rStyle w:val="Footnotereference"/>
        </w:rPr>
        <w:footnoteRef/>
        <w:tab/>
      </w:r>
      <w:r>
        <w:rPr/>
        <w:t xml:space="preserve"> </w:t>
      </w:r>
      <w:r>
        <w:rPr/>
        <w:t>https://www.ghrsst.org/ghrsst-science/science-team-groups/stval-wg/sses-common-principles/</w:t>
      </w:r>
    </w:p>
  </w:footnote>
  <w:footnote w:id="5">
    <w:p>
      <w:pPr>
        <w:pStyle w:val="Footnotetext"/>
        <w:spacing w:before="0" w:after="120"/>
        <w:rPr/>
      </w:pPr>
      <w:r>
        <w:rPr>
          <w:rStyle w:val="Footnotereference"/>
        </w:rPr>
        <w:footnoteRef/>
        <w:tab/>
      </w:r>
      <w:r>
        <w:rPr/>
        <w:t xml:space="preserve"> </w:t>
      </w:r>
      <w:r>
        <w:rPr/>
        <w:t>https://abstracts.congrex.com/scripts/jmevent/abstracts/FCXNL-09A02a-1708567-1-CWP-4B-04.pdf</w:t>
      </w:r>
    </w:p>
  </w:footnote>
  <w:footnote w:id="6">
    <w:p>
      <w:pPr>
        <w:pStyle w:val="Footnotetext"/>
        <w:spacing w:before="0" w:after="0"/>
        <w:rPr/>
      </w:pPr>
      <w:r>
        <w:rPr>
          <w:rStyle w:val="Footnotereference"/>
        </w:rPr>
        <w:footnoteRef/>
        <w:tab/>
      </w:r>
      <w:r>
        <w:rPr/>
        <w:t>e.g. http://oceancolor.gsfc.nasa.gov/cgi/browse.pl?sub=level3&amp;per=CU&amp;day=15884&amp;set=10&amp;ndx=0&amp;mon= 15826&amp;sen=am&amp;rad=0&amp;frc=0&amp;dnm=D@M&amp;prm=SST</w:t>
      </w:r>
    </w:p>
  </w:footnote>
  <w:footnote w:id="7">
    <w:p>
      <w:pPr>
        <w:pStyle w:val="Footnotetext"/>
        <w:spacing w:before="0" w:after="0"/>
        <w:rPr/>
      </w:pPr>
      <w:r>
        <w:rPr>
          <w:rStyle w:val="Footnotereference"/>
        </w:rPr>
        <w:footnoteRef/>
        <w:tab/>
      </w:r>
      <w:r>
        <w:rPr/>
        <w:t xml:space="preserve"> </w:t>
      </w:r>
      <w:r>
        <w:rPr/>
        <w:t>http://ghrsst.jpl.nasa.gov/</w:t>
      </w:r>
    </w:p>
  </w:footnote>
  <w:footnote w:id="8">
    <w:p>
      <w:pPr>
        <w:pStyle w:val="Footnotetext"/>
        <w:spacing w:before="0" w:after="0"/>
        <w:rPr/>
      </w:pPr>
      <w:r>
        <w:rPr>
          <w:rStyle w:val="Footnotereference"/>
        </w:rPr>
        <w:footnoteRef/>
        <w:tab/>
      </w:r>
      <w:r>
        <w:rPr/>
        <w:t xml:space="preserve"> </w:t>
      </w:r>
      <w:r>
        <w:rPr/>
        <w:t>http://www.nodc.noaa.gov/SatelliteData/ghrsst/</w:t>
      </w:r>
    </w:p>
  </w:footnote>
  <w:footnote w:id="9">
    <w:p>
      <w:pPr>
        <w:pStyle w:val="Footnotetext"/>
        <w:spacing w:before="0" w:after="120"/>
        <w:rPr/>
      </w:pPr>
      <w:r>
        <w:rPr>
          <w:rStyle w:val="Footnotereference"/>
        </w:rPr>
        <w:footnoteRef/>
        <w:tab/>
      </w:r>
      <w:r>
        <w:rPr/>
        <w:t xml:space="preserve"> </w:t>
      </w:r>
      <w:r>
        <w:rPr/>
        <w:t>http://www.remss.com/measurements/sea-surface-temperature/oisst-description</w:t>
      </w:r>
    </w:p>
  </w:footnote>
</w:footnote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tabs>
        <w:tab w:val="center" w:pos="4680" w:leader="none"/>
        <w:tab w:val="right" w:pos="9360" w:leader="none"/>
      </w:tabs>
      <w:spacing w:before="0" w:after="120"/>
      <w:rPr>
        <w:sz w:val="22"/>
      </w:rPr>
    </w:pPr>
    <w:r>
      <w:rPr>
        <w:sz w:val="16"/>
        <w:szCs w:val="18"/>
      </w:rPr>
      <w:t xml:space="preserve"> </w:t>
    </w:r>
    <w:r>
      <w:rPr>
        <w:sz w:val="22"/>
      </w:rPr>
      <w:t>ROSES 2017   A.37 Science of Terra, Aqua and S-NPP: SST algorithms.   Minnett, Podest</w:t>
    </w:r>
    <w:r>
      <w:rPr>
        <w:rFonts w:cs="Times New Roman"/>
        <w:sz w:val="22"/>
      </w:rPr>
      <w:t>á</w:t>
    </w:r>
    <w:r>
      <w:rPr>
        <w:sz w:val="22"/>
      </w:rPr>
      <w:t xml:space="preserve"> &amp; Szczodrak</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decimal"/>
      <w:lvlText w:val="%1"/>
      <w:lvlJc w:val="left"/>
      <w:pPr>
        <w:ind w:left="432" w:hanging="432"/>
      </w:pPr>
    </w:lvl>
    <w:lvl w:ilvl="1">
      <w:start w:val="1"/>
      <w:pStyle w:val="Heading2"/>
      <w:numFmt w:val="decimal"/>
      <w:lvlText w:val="%1.%2"/>
      <w:lvlJc w:val="left"/>
      <w:pPr>
        <w:ind w:left="576" w:hanging="576"/>
      </w:pPr>
    </w:lvl>
    <w:lvl w:ilvl="2">
      <w:start w:val="1"/>
      <w:pStyle w:val="Heading3"/>
      <w:numFmt w:val="decimal"/>
      <w:lvlText w:val="%1.%2.%3"/>
      <w:lvlJc w:val="left"/>
      <w:pPr>
        <w:ind w:left="720" w:hanging="720"/>
      </w:pPr>
    </w:lvl>
    <w:lvl w:ilvl="3">
      <w:start w:val="1"/>
      <w:pStyle w:val="Heading4"/>
      <w:numFmt w:val="decimal"/>
      <w:lvlText w:val="%1.%2.%3.%4"/>
      <w:lvlJc w:val="left"/>
      <w:pPr>
        <w:ind w:left="864" w:hanging="864"/>
      </w:pPr>
    </w:lvl>
    <w:lvl w:ilvl="4">
      <w:start w:val="1"/>
      <w:pStyle w:val="Heading5"/>
      <w:numFmt w:val="decimal"/>
      <w:lvlText w:val="%1.%2.%3.%4.%5"/>
      <w:lvlJc w:val="left"/>
      <w:pPr>
        <w:ind w:left="1008" w:hanging="1008"/>
      </w:pPr>
    </w:lvl>
    <w:lvl w:ilvl="5">
      <w:start w:val="1"/>
      <w:pStyle w:val="Heading6"/>
      <w:numFmt w:val="decimal"/>
      <w:lvlText w:val="%1.%2.%3.%4.%5.%6"/>
      <w:lvlJc w:val="left"/>
      <w:pPr>
        <w:ind w:left="1152" w:hanging="1152"/>
      </w:pPr>
    </w:lvl>
    <w:lvl w:ilvl="6">
      <w:start w:val="1"/>
      <w:pStyle w:val="Heading7"/>
      <w:numFmt w:val="decimal"/>
      <w:lvlText w:val="%1.%2.%3.%4.%5.%6.%7"/>
      <w:lvlJc w:val="left"/>
      <w:pPr>
        <w:ind w:left="1296" w:hanging="1296"/>
      </w:pPr>
    </w:lvl>
    <w:lvl w:ilvl="7">
      <w:start w:val="1"/>
      <w:pStyle w:val="Heading8"/>
      <w:numFmt w:val="decimal"/>
      <w:lvlText w:val="%1.%2.%3.%4.%5.%6.%7.%8"/>
      <w:lvlJc w:val="left"/>
      <w:pPr>
        <w:ind w:left="1440" w:hanging="1440"/>
      </w:pPr>
    </w:lvl>
    <w:lvl w:ilvl="8">
      <w:start w:val="1"/>
      <w:pStyle w:val="Heading9"/>
      <w:numFmt w:val="decimal"/>
      <w:lvlText w:val="%1.%2.%3.%4.%5.%6.%7.%8.%9"/>
      <w:lvlJc w:val="left"/>
      <w:pPr>
        <w:ind w:left="1584" w:hanging="1584"/>
      </w:pPr>
    </w:lvl>
  </w:abstractNum>
  <w:abstractNum w:abstractNumId="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lvl w:ilvl="0">
      <w:start w:val="1"/>
      <w:numFmt w:val="bullet"/>
      <w:lvlText w:val=""/>
      <w:lvlJc w:val="left"/>
      <w:pPr>
        <w:ind w:left="810" w:hanging="360"/>
      </w:pPr>
      <w:rPr>
        <w:rFonts w:ascii="Symbol" w:hAnsi="Symbol" w:cs="Symbol" w:hint="default"/>
      </w:rPr>
    </w:lvl>
    <w:lvl w:ilvl="1">
      <w:start w:val="1"/>
      <w:numFmt w:val="bullet"/>
      <w:lvlText w:val="o"/>
      <w:lvlJc w:val="left"/>
      <w:pPr>
        <w:ind w:left="1530" w:hanging="360"/>
      </w:pPr>
      <w:rPr>
        <w:rFonts w:ascii="Courier New" w:hAnsi="Courier New" w:cs="Courier New" w:hint="default"/>
        <w:rFonts w:cs="Courier New"/>
      </w:rPr>
    </w:lvl>
    <w:lvl w:ilvl="2">
      <w:start w:val="1"/>
      <w:numFmt w:val="bullet"/>
      <w:lvlText w:val=""/>
      <w:lvlJc w:val="left"/>
      <w:pPr>
        <w:ind w:left="2250" w:hanging="360"/>
      </w:pPr>
      <w:rPr>
        <w:rFonts w:ascii="Wingdings" w:hAnsi="Wingdings" w:cs="Wingdings" w:hint="default"/>
      </w:rPr>
    </w:lvl>
    <w:lvl w:ilvl="3">
      <w:start w:val="1"/>
      <w:numFmt w:val="bullet"/>
      <w:lvlText w:val=""/>
      <w:lvlJc w:val="left"/>
      <w:pPr>
        <w:ind w:left="2970" w:hanging="360"/>
      </w:pPr>
      <w:rPr>
        <w:rFonts w:ascii="Symbol" w:hAnsi="Symbol" w:cs="Symbol" w:hint="default"/>
      </w:rPr>
    </w:lvl>
    <w:lvl w:ilvl="4">
      <w:start w:val="1"/>
      <w:numFmt w:val="bullet"/>
      <w:lvlText w:val="o"/>
      <w:lvlJc w:val="left"/>
      <w:pPr>
        <w:ind w:left="3690" w:hanging="360"/>
      </w:pPr>
      <w:rPr>
        <w:rFonts w:ascii="Courier New" w:hAnsi="Courier New" w:cs="Courier New" w:hint="default"/>
        <w:rFonts w:cs="Courier New"/>
      </w:rPr>
    </w:lvl>
    <w:lvl w:ilvl="5">
      <w:start w:val="1"/>
      <w:numFmt w:val="bullet"/>
      <w:lvlText w:val=""/>
      <w:lvlJc w:val="left"/>
      <w:pPr>
        <w:ind w:left="4410" w:hanging="360"/>
      </w:pPr>
      <w:rPr>
        <w:rFonts w:ascii="Wingdings" w:hAnsi="Wingdings" w:cs="Wingdings" w:hint="default"/>
      </w:rPr>
    </w:lvl>
    <w:lvl w:ilvl="6">
      <w:start w:val="1"/>
      <w:numFmt w:val="bullet"/>
      <w:lvlText w:val=""/>
      <w:lvlJc w:val="left"/>
      <w:pPr>
        <w:ind w:left="5130" w:hanging="360"/>
      </w:pPr>
      <w:rPr>
        <w:rFonts w:ascii="Symbol" w:hAnsi="Symbol" w:cs="Symbol" w:hint="default"/>
      </w:rPr>
    </w:lvl>
    <w:lvl w:ilvl="7">
      <w:start w:val="1"/>
      <w:numFmt w:val="bullet"/>
      <w:lvlText w:val="o"/>
      <w:lvlJc w:val="left"/>
      <w:pPr>
        <w:ind w:left="5850" w:hanging="360"/>
      </w:pPr>
      <w:rPr>
        <w:rFonts w:ascii="Courier New" w:hAnsi="Courier New" w:cs="Courier New" w:hint="default"/>
        <w:rFonts w:cs="Courier New"/>
      </w:rPr>
    </w:lvl>
    <w:lvl w:ilvl="8">
      <w:start w:val="1"/>
      <w:numFmt w:val="bullet"/>
      <w:lvlText w:val=""/>
      <w:lvlJc w:val="left"/>
      <w:pPr>
        <w:ind w:left="6570" w:hanging="360"/>
      </w:pPr>
      <w:rPr>
        <w:rFonts w:ascii="Wingdings" w:hAnsi="Wingdings" w:cs="Wingdings" w:hint="default"/>
      </w:r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90"/>
  <w:trackRevisions/>
  <w:embedSystemFonts/>
  <w:defaultTabStop w:val="720"/>
  <w:footnotePr>
    <w:numFmt w:val="decimal"/>
    <w:footnote w:id="0"/>
    <w:footnote w:id="1"/>
  </w:foot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 w:cs="" w:asciiTheme="minorHAnsi" w:cstheme="minorBidi" w:eastAsiaTheme="minorEastAsia" w:hAnsiTheme="minorHAnsi"/>
        <w:szCs w:val="22"/>
        <w:lang w:val="en-US" w:eastAsia="en-US" w:bidi="ar-SA"/>
      </w:rPr>
    </w:rPrDefault>
    <w:pPrDefault>
      <w:pPr/>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qFormat="1"/>
    <w:lsdException w:name="toc 2" w:uiPriority="39" w:semiHidden="1" w:unhideWhenUsed="1" w:qFormat="1"/>
    <w:lsdException w:name="toc 3" w:uiPriority="39"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uiPriority="99" w:semiHidden="1" w:unhideWhenUsed="1"/>
    <w:lsdException w:name="header" w:semiHidden="1" w:unhideWhenUsed="1"/>
    <w:lsdException w:name="footer" w:uiPriority="99"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iPriority="99"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uiPriority="99" w:semiHidden="1" w:unhideWhenUsed="1"/>
    <w:lsdException w:name="HTML Bottom of Form" w:uiPriority="99" w:semiHidden="1" w:unhideWhenUsed="1"/>
    <w:lsdException w:name="Normal (Web)" w:uiPriority="99" w:semiHidden="1" w:unhideWhenUsed="1"/>
    <w:lsdException w:name="HTML Acronym" w:semiHidden="1" w:unhideWhenUsed="1"/>
    <w:lsdException w:name="HTML Address" w:semiHidden="1" w:unhideWhenUsed="1"/>
    <w:lsdException w:name="HTML Cite" w:uiPriority="99" w:semiHidden="1" w:unhideWhenUsed="1"/>
    <w:lsdException w:name="HTML Code" w:semiHidden="1" w:unhideWhenUsed="1"/>
    <w:lsdException w:name="HTML Definition" w:semiHidden="1" w:unhideWhenUsed="1"/>
    <w:lsdException w:name="HTML Keyboard" w:semiHidden="1" w:unhideWhenUsed="1"/>
    <w:lsdException w:name="HTML Preformatted" w:uiPriority="99"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uiPriority="99" w:semiHidden="1" w:unhideWhenUsed="1"/>
    <w:lsdException w:name="No List" w:uiPriority="99"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semiHidden="1" w:unhideWhenUsed="1"/>
    <w:lsdException w:name="Table Grid" w:uiPriority="59"/>
    <w:lsdException w:name="Table Theme" w:semiHidden="1" w:unhideWhenUsed="1"/>
    <w:lsdException w:name="Placeholder Text" w:qFormat="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uiPriority="29" w:qFormat="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e26727"/>
    <w:pPr>
      <w:widowControl/>
      <w:bidi w:val="0"/>
      <w:spacing w:lineRule="auto" w:line="240" w:before="0" w:after="120"/>
      <w:jc w:val="left"/>
    </w:pPr>
    <w:rPr>
      <w:rFonts w:ascii="Calibri" w:hAnsi="Calibri" w:eastAsia="" w:cs="" w:asciiTheme="minorHAnsi" w:cstheme="minorBidi" w:eastAsiaTheme="minorEastAsia" w:hAnsiTheme="minorHAnsi"/>
      <w:color w:val="auto"/>
      <w:sz w:val="24"/>
      <w:szCs w:val="22"/>
      <w:lang w:val="en-US" w:eastAsia="en-US" w:bidi="ar-SA"/>
    </w:rPr>
  </w:style>
  <w:style w:type="paragraph" w:styleId="Heading1">
    <w:name w:val="Heading 1"/>
    <w:basedOn w:val="Normal"/>
    <w:next w:val="Normal"/>
    <w:link w:val="Heading1Char"/>
    <w:uiPriority w:val="9"/>
    <w:qFormat/>
    <w:rsid w:val="003374ae"/>
    <w:pPr>
      <w:numPr>
        <w:ilvl w:val="0"/>
        <w:numId w:val="1"/>
      </w:numPr>
      <w:spacing w:before="240" w:after="120"/>
      <w:contextualSpacing/>
      <w:outlineLvl w:val="0"/>
      <w:outlineLvl w:val="0"/>
    </w:pPr>
    <w:rPr>
      <w:rFonts w:eastAsia="" w:cs="" w:cstheme="majorBidi" w:eastAsiaTheme="majorEastAsia"/>
      <w:b/>
      <w:bCs/>
      <w:sz w:val="28"/>
      <w:szCs w:val="28"/>
    </w:rPr>
  </w:style>
  <w:style w:type="paragraph" w:styleId="Heading2">
    <w:name w:val="Heading 2"/>
    <w:basedOn w:val="Normal"/>
    <w:next w:val="Normal"/>
    <w:link w:val="Heading2Char"/>
    <w:autoRedefine/>
    <w:uiPriority w:val="9"/>
    <w:unhideWhenUsed/>
    <w:qFormat/>
    <w:rsid w:val="00ed5649"/>
    <w:pPr>
      <w:numPr>
        <w:ilvl w:val="1"/>
        <w:numId w:val="1"/>
      </w:numPr>
      <w:spacing w:before="200" w:after="0"/>
      <w:outlineLvl w:val="1"/>
      <w:outlineLvl w:val="1"/>
    </w:pPr>
    <w:rPr>
      <w:b/>
      <w:bCs/>
    </w:rPr>
  </w:style>
  <w:style w:type="paragraph" w:styleId="Heading3">
    <w:name w:val="Heading 3"/>
    <w:basedOn w:val="Normal"/>
    <w:next w:val="Normal"/>
    <w:link w:val="Heading3Char"/>
    <w:uiPriority w:val="9"/>
    <w:unhideWhenUsed/>
    <w:qFormat/>
    <w:rsid w:val="00044a0d"/>
    <w:pPr>
      <w:numPr>
        <w:ilvl w:val="2"/>
        <w:numId w:val="1"/>
      </w:numPr>
      <w:tabs>
        <w:tab w:val="left" w:pos="1080" w:leader="none"/>
      </w:tabs>
      <w:spacing w:before="0" w:after="0"/>
      <w:outlineLvl w:val="2"/>
      <w:outlineLvl w:val="2"/>
    </w:pPr>
    <w:rPr>
      <w:rFonts w:eastAsia="" w:cs="Times New Roman" w:eastAsiaTheme="majorEastAsia"/>
      <w:b/>
      <w:bCs/>
      <w:sz w:val="22"/>
    </w:rPr>
  </w:style>
  <w:style w:type="paragraph" w:styleId="Heading4">
    <w:name w:val="Heading 4"/>
    <w:basedOn w:val="Normal"/>
    <w:next w:val="Normal"/>
    <w:link w:val="Heading4Char"/>
    <w:uiPriority w:val="9"/>
    <w:unhideWhenUsed/>
    <w:qFormat/>
    <w:rsid w:val="002354c7"/>
    <w:pPr>
      <w:numPr>
        <w:ilvl w:val="3"/>
        <w:numId w:val="1"/>
      </w:numPr>
      <w:spacing w:before="200" w:after="0"/>
      <w:outlineLvl w:val="3"/>
      <w:outlineLvl w:val="3"/>
    </w:pPr>
    <w:rPr>
      <w:rFonts w:ascii="Cambria" w:hAnsi="Cambria" w:eastAsia="" w:cs="" w:asciiTheme="majorHAnsi" w:cstheme="majorBidi" w:eastAsiaTheme="majorEastAsia" w:hAnsiTheme="majorHAnsi"/>
      <w:b/>
      <w:bCs/>
      <w:i/>
      <w:iCs/>
    </w:rPr>
  </w:style>
  <w:style w:type="paragraph" w:styleId="Heading5">
    <w:name w:val="Heading 5"/>
    <w:basedOn w:val="Normal"/>
    <w:next w:val="Normal"/>
    <w:link w:val="Heading5Char"/>
    <w:uiPriority w:val="9"/>
    <w:unhideWhenUsed/>
    <w:qFormat/>
    <w:rsid w:val="00df4d02"/>
    <w:pPr>
      <w:numPr>
        <w:ilvl w:val="4"/>
        <w:numId w:val="1"/>
      </w:numPr>
      <w:spacing w:before="200" w:after="0"/>
      <w:outlineLvl w:val="4"/>
      <w:outlineLvl w:val="4"/>
    </w:pPr>
    <w:rPr>
      <w:rFonts w:ascii="Cambria" w:hAnsi="Cambria" w:eastAsia="" w:cs="" w:asciiTheme="majorHAnsi" w:cstheme="majorBidi" w:eastAsiaTheme="majorEastAsia" w:hAnsiTheme="majorHAnsi"/>
      <w:b/>
      <w:bCs/>
      <w:color w:val="7F7F7F" w:themeColor="text1" w:themeTint="80"/>
    </w:rPr>
  </w:style>
  <w:style w:type="paragraph" w:styleId="Heading6">
    <w:name w:val="Heading 6"/>
    <w:basedOn w:val="Normal"/>
    <w:next w:val="Normal"/>
    <w:link w:val="Heading6Char"/>
    <w:uiPriority w:val="9"/>
    <w:unhideWhenUsed/>
    <w:qFormat/>
    <w:rsid w:val="00df4d02"/>
    <w:pPr>
      <w:numPr>
        <w:ilvl w:val="5"/>
        <w:numId w:val="1"/>
      </w:numPr>
      <w:spacing w:lineRule="auto" w:line="271" w:before="0" w:after="0"/>
      <w:outlineLvl w:val="5"/>
      <w:outlineLvl w:val="5"/>
    </w:pPr>
    <w:rPr>
      <w:rFonts w:ascii="Cambria" w:hAnsi="Cambria" w:eastAsia="" w:cs="" w:asciiTheme="majorHAnsi" w:cstheme="majorBidi" w:eastAsiaTheme="majorEastAsia" w:hAnsiTheme="majorHAnsi"/>
      <w:b/>
      <w:bCs/>
      <w:i/>
      <w:iCs/>
      <w:color w:val="7F7F7F" w:themeColor="text1" w:themeTint="80"/>
    </w:rPr>
  </w:style>
  <w:style w:type="paragraph" w:styleId="Heading7">
    <w:name w:val="Heading 7"/>
    <w:basedOn w:val="Normal"/>
    <w:next w:val="Normal"/>
    <w:link w:val="Heading7Char"/>
    <w:uiPriority w:val="9"/>
    <w:unhideWhenUsed/>
    <w:qFormat/>
    <w:rsid w:val="00df4d02"/>
    <w:pPr>
      <w:numPr>
        <w:ilvl w:val="6"/>
        <w:numId w:val="1"/>
      </w:numPr>
      <w:spacing w:before="0" w:after="0"/>
      <w:outlineLvl w:val="6"/>
      <w:outlineLvl w:val="6"/>
    </w:pPr>
    <w:rPr>
      <w:rFonts w:ascii="Cambria" w:hAnsi="Cambria" w:eastAsia="" w:cs="" w:asciiTheme="majorHAnsi" w:cstheme="majorBidi" w:eastAsiaTheme="majorEastAsia" w:hAnsiTheme="majorHAnsi"/>
      <w:i/>
      <w:iCs/>
    </w:rPr>
  </w:style>
  <w:style w:type="paragraph" w:styleId="Heading8">
    <w:name w:val="Heading 8"/>
    <w:basedOn w:val="Normal"/>
    <w:next w:val="Normal"/>
    <w:link w:val="Heading8Char"/>
    <w:uiPriority w:val="9"/>
    <w:unhideWhenUsed/>
    <w:qFormat/>
    <w:rsid w:val="00df4d02"/>
    <w:pPr>
      <w:numPr>
        <w:ilvl w:val="7"/>
        <w:numId w:val="1"/>
      </w:numPr>
      <w:spacing w:before="0" w:after="0"/>
      <w:outlineLvl w:val="7"/>
      <w:outlineLvl w:val="7"/>
    </w:pPr>
    <w:rPr>
      <w:rFonts w:ascii="Cambria" w:hAnsi="Cambria" w:eastAsia="" w:cs="" w:asciiTheme="majorHAnsi" w:cstheme="majorBidi" w:eastAsiaTheme="majorEastAsia" w:hAnsiTheme="majorHAnsi"/>
      <w:sz w:val="20"/>
      <w:szCs w:val="20"/>
    </w:rPr>
  </w:style>
  <w:style w:type="paragraph" w:styleId="Heading9">
    <w:name w:val="Heading 9"/>
    <w:basedOn w:val="Normal"/>
    <w:next w:val="Normal"/>
    <w:link w:val="Heading9Char"/>
    <w:uiPriority w:val="9"/>
    <w:unhideWhenUsed/>
    <w:qFormat/>
    <w:rsid w:val="00df4d02"/>
    <w:pPr>
      <w:numPr>
        <w:ilvl w:val="8"/>
        <w:numId w:val="1"/>
      </w:numPr>
      <w:spacing w:before="0" w:after="0"/>
      <w:outlineLvl w:val="8"/>
      <w:outlineLvl w:val="8"/>
    </w:pPr>
    <w:rPr>
      <w:rFonts w:ascii="Cambria" w:hAnsi="Cambria" w:eastAsia="" w:cs="" w:asciiTheme="majorHAnsi" w:cstheme="majorBidi" w:eastAsiaTheme="majorEastAsia" w:hAnsiTheme="majorHAnsi"/>
      <w:i/>
      <w:iCs/>
      <w:spacing w:val="5"/>
      <w:sz w:val="20"/>
      <w:szCs w:val="20"/>
    </w:rPr>
  </w:style>
  <w:style w:type="character" w:styleId="DefaultParagraphFont" w:default="1">
    <w:name w:val="Default Paragraph Font"/>
    <w:uiPriority w:val="1"/>
    <w:semiHidden/>
    <w:unhideWhenUsed/>
    <w:qFormat/>
    <w:rPr/>
  </w:style>
  <w:style w:type="character" w:styleId="BalloonTextChar" w:customStyle="1">
    <w:name w:val="Balloon Text Char"/>
    <w:basedOn w:val="DefaultParagraphFont"/>
    <w:link w:val="BalloonText"/>
    <w:uiPriority w:val="99"/>
    <w:semiHidden/>
    <w:qFormat/>
    <w:rsid w:val="00a339c0"/>
    <w:rPr>
      <w:rFonts w:ascii="Lucida Grande" w:hAnsi="Lucida Grande"/>
      <w:sz w:val="18"/>
      <w:szCs w:val="18"/>
    </w:rPr>
  </w:style>
  <w:style w:type="character" w:styleId="Annotationreference">
    <w:name w:val="annotation reference"/>
    <w:basedOn w:val="DefaultParagraphFont"/>
    <w:uiPriority w:val="99"/>
    <w:semiHidden/>
    <w:unhideWhenUsed/>
    <w:qFormat/>
    <w:rsid w:val="009c5d68"/>
    <w:rPr>
      <w:sz w:val="16"/>
      <w:szCs w:val="16"/>
    </w:rPr>
  </w:style>
  <w:style w:type="character" w:styleId="CommentTextChar" w:customStyle="1">
    <w:name w:val="Comment Text Char"/>
    <w:basedOn w:val="DefaultParagraphFont"/>
    <w:link w:val="CommentText"/>
    <w:uiPriority w:val="99"/>
    <w:semiHidden/>
    <w:qFormat/>
    <w:rsid w:val="009c5d68"/>
    <w:rPr/>
  </w:style>
  <w:style w:type="character" w:styleId="CommentSubjectChar" w:customStyle="1">
    <w:name w:val="Comment Subject Char"/>
    <w:basedOn w:val="CommentTextChar"/>
    <w:link w:val="CommentSubject"/>
    <w:uiPriority w:val="99"/>
    <w:semiHidden/>
    <w:qFormat/>
    <w:rsid w:val="009c5d68"/>
    <w:rPr>
      <w:b/>
      <w:bCs/>
    </w:rPr>
  </w:style>
  <w:style w:type="character" w:styleId="Heading1Char" w:customStyle="1">
    <w:name w:val="Heading 1 Char"/>
    <w:basedOn w:val="DefaultParagraphFont"/>
    <w:link w:val="Heading1"/>
    <w:uiPriority w:val="9"/>
    <w:qFormat/>
    <w:rsid w:val="003374ae"/>
    <w:rPr>
      <w:rFonts w:ascii="Times New Roman" w:hAnsi="Times New Roman" w:eastAsia="" w:cs="" w:cstheme="majorBidi" w:eastAsiaTheme="majorEastAsia"/>
      <w:b/>
      <w:bCs/>
      <w:sz w:val="28"/>
      <w:szCs w:val="28"/>
    </w:rPr>
  </w:style>
  <w:style w:type="character" w:styleId="Heading2Char" w:customStyle="1">
    <w:name w:val="Heading 2 Char"/>
    <w:basedOn w:val="DefaultParagraphFont"/>
    <w:link w:val="Heading2"/>
    <w:uiPriority w:val="9"/>
    <w:qFormat/>
    <w:rsid w:val="00ed5649"/>
    <w:rPr>
      <w:rFonts w:ascii="Times New Roman" w:hAnsi="Times New Roman"/>
      <w:b/>
      <w:bCs/>
      <w:sz w:val="24"/>
    </w:rPr>
  </w:style>
  <w:style w:type="character" w:styleId="Heading3Char" w:customStyle="1">
    <w:name w:val="Heading 3 Char"/>
    <w:basedOn w:val="DefaultParagraphFont"/>
    <w:link w:val="Heading3"/>
    <w:uiPriority w:val="9"/>
    <w:qFormat/>
    <w:rsid w:val="00044a0d"/>
    <w:rPr>
      <w:rFonts w:ascii="Times New Roman" w:hAnsi="Times New Roman" w:eastAsia="" w:cs="Times New Roman" w:eastAsiaTheme="majorEastAsia"/>
      <w:b/>
      <w:bCs/>
    </w:rPr>
  </w:style>
  <w:style w:type="character" w:styleId="Heading4Char" w:customStyle="1">
    <w:name w:val="Heading 4 Char"/>
    <w:basedOn w:val="DefaultParagraphFont"/>
    <w:link w:val="Heading4"/>
    <w:uiPriority w:val="9"/>
    <w:qFormat/>
    <w:rsid w:val="002354c7"/>
    <w:rPr>
      <w:rFonts w:ascii="Cambria" w:hAnsi="Cambria" w:eastAsia="" w:cs="" w:asciiTheme="majorHAnsi" w:cstheme="majorBidi" w:eastAsiaTheme="majorEastAsia" w:hAnsiTheme="majorHAnsi"/>
      <w:b/>
      <w:bCs/>
      <w:i/>
      <w:iCs/>
      <w:sz w:val="24"/>
    </w:rPr>
  </w:style>
  <w:style w:type="character" w:styleId="Heading5Char" w:customStyle="1">
    <w:name w:val="Heading 5 Char"/>
    <w:basedOn w:val="DefaultParagraphFont"/>
    <w:link w:val="Heading5"/>
    <w:uiPriority w:val="9"/>
    <w:qFormat/>
    <w:rsid w:val="00df4d02"/>
    <w:rPr>
      <w:rFonts w:ascii="Cambria" w:hAnsi="Cambria" w:eastAsia="" w:cs="" w:asciiTheme="majorHAnsi" w:cstheme="majorBidi" w:eastAsiaTheme="majorEastAsia" w:hAnsiTheme="majorHAnsi"/>
      <w:b/>
      <w:bCs/>
      <w:color w:val="7F7F7F" w:themeColor="text1" w:themeTint="80"/>
    </w:rPr>
  </w:style>
  <w:style w:type="character" w:styleId="Heading6Char" w:customStyle="1">
    <w:name w:val="Heading 6 Char"/>
    <w:basedOn w:val="DefaultParagraphFont"/>
    <w:link w:val="Heading6"/>
    <w:uiPriority w:val="9"/>
    <w:qFormat/>
    <w:rsid w:val="00df4d02"/>
    <w:rPr>
      <w:rFonts w:ascii="Cambria" w:hAnsi="Cambria" w:eastAsia="" w:cs="" w:asciiTheme="majorHAnsi" w:cstheme="majorBidi" w:eastAsiaTheme="majorEastAsia" w:hAnsiTheme="majorHAnsi"/>
      <w:b/>
      <w:bCs/>
      <w:i/>
      <w:iCs/>
      <w:color w:val="7F7F7F" w:themeColor="text1" w:themeTint="80"/>
    </w:rPr>
  </w:style>
  <w:style w:type="character" w:styleId="Heading7Char" w:customStyle="1">
    <w:name w:val="Heading 7 Char"/>
    <w:basedOn w:val="DefaultParagraphFont"/>
    <w:link w:val="Heading7"/>
    <w:uiPriority w:val="9"/>
    <w:qFormat/>
    <w:rsid w:val="00df4d02"/>
    <w:rPr>
      <w:rFonts w:ascii="Cambria" w:hAnsi="Cambria" w:eastAsia="" w:cs="" w:asciiTheme="majorHAnsi" w:cstheme="majorBidi" w:eastAsiaTheme="majorEastAsia" w:hAnsiTheme="majorHAnsi"/>
      <w:i/>
      <w:iCs/>
    </w:rPr>
  </w:style>
  <w:style w:type="character" w:styleId="Heading8Char" w:customStyle="1">
    <w:name w:val="Heading 8 Char"/>
    <w:basedOn w:val="DefaultParagraphFont"/>
    <w:link w:val="Heading8"/>
    <w:uiPriority w:val="9"/>
    <w:qFormat/>
    <w:rsid w:val="00df4d02"/>
    <w:rPr>
      <w:rFonts w:ascii="Cambria" w:hAnsi="Cambria" w:eastAsia="" w:cs="" w:asciiTheme="majorHAnsi" w:cstheme="majorBidi" w:eastAsiaTheme="majorEastAsia" w:hAnsiTheme="majorHAnsi"/>
      <w:sz w:val="20"/>
      <w:szCs w:val="20"/>
    </w:rPr>
  </w:style>
  <w:style w:type="character" w:styleId="Heading9Char" w:customStyle="1">
    <w:name w:val="Heading 9 Char"/>
    <w:basedOn w:val="DefaultParagraphFont"/>
    <w:link w:val="Heading9"/>
    <w:uiPriority w:val="9"/>
    <w:qFormat/>
    <w:rsid w:val="00df4d02"/>
    <w:rPr>
      <w:rFonts w:ascii="Cambria" w:hAnsi="Cambria" w:eastAsia="" w:cs="" w:asciiTheme="majorHAnsi" w:cstheme="majorBidi" w:eastAsiaTheme="majorEastAsia" w:hAnsiTheme="majorHAnsi"/>
      <w:i/>
      <w:iCs/>
      <w:spacing w:val="5"/>
      <w:sz w:val="20"/>
      <w:szCs w:val="20"/>
    </w:rPr>
  </w:style>
  <w:style w:type="character" w:styleId="HeaderChar" w:customStyle="1">
    <w:name w:val="Header Char"/>
    <w:basedOn w:val="DefaultParagraphFont"/>
    <w:link w:val="Header"/>
    <w:uiPriority w:val="99"/>
    <w:semiHidden/>
    <w:qFormat/>
    <w:rsid w:val="008c132b"/>
    <w:rPr>
      <w:sz w:val="24"/>
      <w:szCs w:val="24"/>
    </w:rPr>
  </w:style>
  <w:style w:type="character" w:styleId="FooterChar" w:customStyle="1">
    <w:name w:val="Footer Char"/>
    <w:basedOn w:val="DefaultParagraphFont"/>
    <w:link w:val="Footer"/>
    <w:uiPriority w:val="99"/>
    <w:qFormat/>
    <w:rsid w:val="008c132b"/>
    <w:rPr>
      <w:sz w:val="24"/>
      <w:szCs w:val="24"/>
    </w:rPr>
  </w:style>
  <w:style w:type="character" w:styleId="FootnoteTextChar" w:customStyle="1">
    <w:name w:val="Footnote Text Char"/>
    <w:basedOn w:val="DefaultParagraphFont"/>
    <w:link w:val="FootnoteText"/>
    <w:uiPriority w:val="99"/>
    <w:semiHidden/>
    <w:qFormat/>
    <w:rsid w:val="009b4b5b"/>
    <w:rPr>
      <w:rFonts w:ascii="Times New Roman" w:hAnsi="Times New Roman" w:eastAsia="Times New Roman"/>
    </w:rPr>
  </w:style>
  <w:style w:type="character" w:styleId="Footnotereference">
    <w:name w:val="footnote reference"/>
    <w:basedOn w:val="DefaultParagraphFont"/>
    <w:semiHidden/>
    <w:qFormat/>
    <w:rsid w:val="009b4b5b"/>
    <w:rPr>
      <w:vertAlign w:val="superscript"/>
    </w:rPr>
  </w:style>
  <w:style w:type="character" w:styleId="InternetLink">
    <w:name w:val="Internet Link"/>
    <w:basedOn w:val="DefaultParagraphFont"/>
    <w:uiPriority w:val="99"/>
    <w:rsid w:val="009b4b5b"/>
    <w:rPr>
      <w:color w:val="0000FF"/>
      <w:u w:val="single"/>
    </w:rPr>
  </w:style>
  <w:style w:type="character" w:styleId="PlainTextChar" w:customStyle="1">
    <w:name w:val="Plain Text Char"/>
    <w:basedOn w:val="DefaultParagraphFont"/>
    <w:link w:val="PlainText"/>
    <w:qFormat/>
    <w:rsid w:val="009b4b5b"/>
    <w:rPr>
      <w:rFonts w:ascii="Courier New" w:hAnsi="Courier New" w:eastAsia="Times"/>
    </w:rPr>
  </w:style>
  <w:style w:type="character" w:styleId="HTMLPreformattedChar" w:customStyle="1">
    <w:name w:val="HTML Preformatted Char"/>
    <w:basedOn w:val="DefaultParagraphFont"/>
    <w:link w:val="HTMLPreformatted"/>
    <w:uiPriority w:val="99"/>
    <w:qFormat/>
    <w:rsid w:val="001d3838"/>
    <w:rPr>
      <w:rFonts w:ascii="Courier" w:hAnsi="Courier" w:cs="Courier"/>
    </w:rPr>
  </w:style>
  <w:style w:type="character" w:styleId="FollowedHyperlink">
    <w:name w:val="FollowedHyperlink"/>
    <w:basedOn w:val="DefaultParagraphFont"/>
    <w:qFormat/>
    <w:rsid w:val="00d03303"/>
    <w:rPr>
      <w:color w:val="800080"/>
      <w:u w:val="single"/>
    </w:rPr>
  </w:style>
  <w:style w:type="character" w:styleId="St" w:customStyle="1">
    <w:name w:val="st"/>
    <w:basedOn w:val="DefaultParagraphFont"/>
    <w:qFormat/>
    <w:rsid w:val="006b4b8f"/>
    <w:rPr/>
  </w:style>
  <w:style w:type="character" w:styleId="Emphasis">
    <w:name w:val="Emphasis"/>
    <w:uiPriority w:val="20"/>
    <w:qFormat/>
    <w:rsid w:val="00df4d02"/>
    <w:rPr/>
  </w:style>
  <w:style w:type="character" w:styleId="Highlightedsearchterm" w:customStyle="1">
    <w:name w:val="highlightedsearchterm"/>
    <w:basedOn w:val="DefaultParagraphFont"/>
    <w:qFormat/>
    <w:rsid w:val="006b4b8f"/>
    <w:rPr/>
  </w:style>
  <w:style w:type="character" w:styleId="BookTitle">
    <w:name w:val="Book Title"/>
    <w:uiPriority w:val="33"/>
    <w:qFormat/>
    <w:rsid w:val="00df4d02"/>
    <w:rPr>
      <w:i/>
      <w:iCs/>
      <w:smallCaps/>
      <w:spacing w:val="5"/>
    </w:rPr>
  </w:style>
  <w:style w:type="character" w:styleId="Strong">
    <w:name w:val="Strong"/>
    <w:uiPriority w:val="22"/>
    <w:qFormat/>
    <w:rsid w:val="00df4d02"/>
    <w:rPr>
      <w:b/>
      <w:bCs/>
    </w:rPr>
  </w:style>
  <w:style w:type="character" w:styleId="EndnoteTextChar" w:customStyle="1">
    <w:name w:val="Endnote Text Char"/>
    <w:basedOn w:val="DefaultParagraphFont"/>
    <w:link w:val="EndnoteText"/>
    <w:qFormat/>
    <w:rsid w:val="00ac3e1a"/>
    <w:rPr>
      <w:rFonts w:ascii="Times New Roman" w:hAnsi="Times New Roman"/>
      <w:sz w:val="20"/>
      <w:szCs w:val="20"/>
    </w:rPr>
  </w:style>
  <w:style w:type="character" w:styleId="Endnotereference">
    <w:name w:val="endnote reference"/>
    <w:basedOn w:val="DefaultParagraphFont"/>
    <w:qFormat/>
    <w:rsid w:val="00ac3e1a"/>
    <w:rPr>
      <w:vertAlign w:val="superscript"/>
    </w:rPr>
  </w:style>
  <w:style w:type="character" w:styleId="Teletype" w:customStyle="1">
    <w:name w:val="Teletype"/>
    <w:qFormat/>
    <w:rsid w:val="00864002"/>
    <w:rPr>
      <w:rFonts w:ascii="Bitstream Vera Sans Mono" w:hAnsi="Bitstream Vera Sans Mono" w:eastAsia="Bitstream Vera Sans Mono" w:cs="Bitstream Vera Sans Mono"/>
    </w:rPr>
  </w:style>
  <w:style w:type="character" w:styleId="TitleChar" w:customStyle="1">
    <w:name w:val="Title Char"/>
    <w:basedOn w:val="DefaultParagraphFont"/>
    <w:link w:val="Title"/>
    <w:uiPriority w:val="10"/>
    <w:qFormat/>
    <w:rsid w:val="00df4d02"/>
    <w:rPr>
      <w:rFonts w:ascii="Cambria" w:hAnsi="Cambria" w:eastAsia="" w:cs="" w:asciiTheme="majorHAnsi" w:cstheme="majorBidi" w:eastAsiaTheme="majorEastAsia" w:hAnsiTheme="majorHAnsi"/>
      <w:spacing w:val="5"/>
      <w:sz w:val="52"/>
      <w:szCs w:val="52"/>
    </w:rPr>
  </w:style>
  <w:style w:type="character" w:styleId="SubtitleChar" w:customStyle="1">
    <w:name w:val="Subtitle Char"/>
    <w:basedOn w:val="DefaultParagraphFont"/>
    <w:link w:val="Subtitle"/>
    <w:uiPriority w:val="11"/>
    <w:qFormat/>
    <w:rsid w:val="00df4d02"/>
    <w:rPr>
      <w:rFonts w:ascii="Cambria" w:hAnsi="Cambria" w:eastAsia="" w:cs="" w:asciiTheme="majorHAnsi" w:cstheme="majorBidi" w:eastAsiaTheme="majorEastAsia" w:hAnsiTheme="majorHAnsi"/>
      <w:i/>
      <w:iCs/>
      <w:spacing w:val="13"/>
      <w:sz w:val="24"/>
      <w:szCs w:val="24"/>
    </w:rPr>
  </w:style>
  <w:style w:type="character" w:styleId="QuoteChar" w:customStyle="1">
    <w:name w:val="Quote Char"/>
    <w:basedOn w:val="DefaultParagraphFont"/>
    <w:link w:val="Quote"/>
    <w:uiPriority w:val="29"/>
    <w:qFormat/>
    <w:rsid w:val="00df4d02"/>
    <w:rPr>
      <w:i/>
      <w:iCs/>
    </w:rPr>
  </w:style>
  <w:style w:type="character" w:styleId="IntenseQuoteChar" w:customStyle="1">
    <w:name w:val="Intense Quote Char"/>
    <w:basedOn w:val="DefaultParagraphFont"/>
    <w:link w:val="IntenseQuote"/>
    <w:uiPriority w:val="30"/>
    <w:qFormat/>
    <w:rsid w:val="00df4d02"/>
    <w:rPr>
      <w:b/>
      <w:bCs/>
      <w:i/>
      <w:iCs/>
    </w:rPr>
  </w:style>
  <w:style w:type="character" w:styleId="SubtleEmphasis">
    <w:name w:val="Subtle Emphasis"/>
    <w:uiPriority w:val="19"/>
    <w:qFormat/>
    <w:rsid w:val="00df4d02"/>
    <w:rPr>
      <w:i/>
      <w:iCs/>
    </w:rPr>
  </w:style>
  <w:style w:type="character" w:styleId="IntenseEmphasis">
    <w:name w:val="Intense Emphasis"/>
    <w:uiPriority w:val="21"/>
    <w:qFormat/>
    <w:rsid w:val="00df4d02"/>
    <w:rPr>
      <w:b/>
      <w:bCs/>
    </w:rPr>
  </w:style>
  <w:style w:type="character" w:styleId="SubtleReference">
    <w:name w:val="Subtle Reference"/>
    <w:uiPriority w:val="31"/>
    <w:qFormat/>
    <w:rsid w:val="00df4d02"/>
    <w:rPr>
      <w:smallCaps/>
    </w:rPr>
  </w:style>
  <w:style w:type="character" w:styleId="IntenseReference">
    <w:name w:val="Intense Reference"/>
    <w:uiPriority w:val="32"/>
    <w:qFormat/>
    <w:rsid w:val="00df4d02"/>
    <w:rPr>
      <w:smallCaps/>
      <w:spacing w:val="5"/>
      <w:u w:val="single"/>
    </w:rPr>
  </w:style>
  <w:style w:type="character" w:styleId="BodyTextChar" w:customStyle="1">
    <w:name w:val="Body Text Char"/>
    <w:basedOn w:val="DefaultParagraphFont"/>
    <w:link w:val="BodyText"/>
    <w:qFormat/>
    <w:rsid w:val="00fa75b6"/>
    <w:rPr>
      <w:rFonts w:ascii="Times New Roman" w:hAnsi="Times New Roman" w:eastAsia="Times New Roman" w:cs="Times New Roman"/>
      <w:sz w:val="28"/>
      <w:szCs w:val="24"/>
    </w:rPr>
  </w:style>
  <w:style w:type="character" w:styleId="Ital" w:customStyle="1">
    <w:name w:val="ital"/>
    <w:basedOn w:val="DefaultParagraphFont"/>
    <w:qFormat/>
    <w:rsid w:val="00fa75b6"/>
    <w:rPr/>
  </w:style>
  <w:style w:type="character" w:styleId="Title1" w:customStyle="1">
    <w:name w:val="Title1"/>
    <w:basedOn w:val="DefaultParagraphFont"/>
    <w:qFormat/>
    <w:rsid w:val="00454602"/>
    <w:rPr/>
  </w:style>
  <w:style w:type="character" w:styleId="Style11" w:customStyle="1">
    <w:name w:val="style_1"/>
    <w:basedOn w:val="DefaultParagraphFont"/>
    <w:qFormat/>
    <w:rsid w:val="007d03fa"/>
    <w:rPr/>
  </w:style>
  <w:style w:type="character" w:styleId="Style41" w:customStyle="1">
    <w:name w:val="style_4"/>
    <w:basedOn w:val="DefaultParagraphFont"/>
    <w:qFormat/>
    <w:rsid w:val="007d03fa"/>
    <w:rPr/>
  </w:style>
  <w:style w:type="character" w:styleId="EndNoteBibliographyTitleChar" w:customStyle="1">
    <w:name w:val="EndNote Bibliography Title Char"/>
    <w:basedOn w:val="DefaultParagraphFont"/>
    <w:link w:val="EndNoteBibliographyTitle"/>
    <w:qFormat/>
    <w:rsid w:val="009f04db"/>
    <w:rPr>
      <w:rFonts w:ascii="Cambria" w:hAnsi="Cambria"/>
      <w:sz w:val="24"/>
    </w:rPr>
  </w:style>
  <w:style w:type="character" w:styleId="EndNoteBibliographyChar" w:customStyle="1">
    <w:name w:val="EndNote Bibliography Char"/>
    <w:basedOn w:val="DefaultParagraphFont"/>
    <w:link w:val="EndNoteBibliography"/>
    <w:qFormat/>
    <w:rsid w:val="00bc1af3"/>
    <w:rPr>
      <w:rFonts w:ascii="Cambria" w:hAnsi="Cambria" w:cs="Times New Roman"/>
      <w:sz w:val="24"/>
    </w:rPr>
  </w:style>
  <w:style w:type="character" w:styleId="PlaceholderText">
    <w:name w:val="Placeholder Text"/>
    <w:basedOn w:val="DefaultParagraphFont"/>
    <w:qFormat/>
    <w:rsid w:val="00c71dfb"/>
    <w:rPr>
      <w:rFonts w:ascii="Times New Roman" w:hAnsi="Times New Roman"/>
      <w:color w:val="365F91" w:themeColor="accent1" w:themeShade="bf"/>
    </w:rPr>
  </w:style>
  <w:style w:type="character" w:styleId="CaptionChar" w:customStyle="1">
    <w:name w:val="Caption Char"/>
    <w:link w:val="Caption"/>
    <w:uiPriority w:val="35"/>
    <w:qFormat/>
    <w:rsid w:val="006f0e72"/>
    <w:rPr>
      <w:rFonts w:ascii="Times New Roman" w:hAnsi="Times New Roman"/>
      <w:bCs/>
      <w:szCs w:val="18"/>
    </w:rPr>
  </w:style>
  <w:style w:type="character" w:styleId="HTMLCite">
    <w:name w:val="HTML Cite"/>
    <w:basedOn w:val="DefaultParagraphFont"/>
    <w:uiPriority w:val="99"/>
    <w:semiHidden/>
    <w:unhideWhenUsed/>
    <w:qFormat/>
    <w:rsid w:val="00da3ea1"/>
    <w:rPr>
      <w:i/>
      <w:iCs/>
    </w:rPr>
  </w:style>
  <w:style w:type="character" w:styleId="ZTopofFormChar" w:customStyle="1">
    <w:name w:val="z-Top of Form Char"/>
    <w:basedOn w:val="DefaultParagraphFont"/>
    <w:link w:val="z-TopofForm"/>
    <w:uiPriority w:val="99"/>
    <w:semiHidden/>
    <w:qFormat/>
    <w:rsid w:val="005c4d6e"/>
    <w:rPr>
      <w:rFonts w:ascii="Arial" w:hAnsi="Arial" w:eastAsia="Times New Roman" w:cs="Arial"/>
      <w:vanish/>
      <w:sz w:val="16"/>
      <w:szCs w:val="16"/>
    </w:rPr>
  </w:style>
  <w:style w:type="character" w:styleId="ZBottomofFormChar" w:customStyle="1">
    <w:name w:val="z-Bottom of Form Char"/>
    <w:basedOn w:val="DefaultParagraphFont"/>
    <w:link w:val="z-BottomofForm"/>
    <w:uiPriority w:val="99"/>
    <w:semiHidden/>
    <w:qFormat/>
    <w:rsid w:val="005c4d6e"/>
    <w:rPr>
      <w:rFonts w:ascii="Arial" w:hAnsi="Arial" w:eastAsia="Times New Roman" w:cs="Arial"/>
      <w:vanish/>
      <w:sz w:val="16"/>
      <w:szCs w:val="16"/>
    </w:rPr>
  </w:style>
  <w:style w:type="character" w:styleId="ReferencesChar" w:customStyle="1">
    <w:name w:val="References Char"/>
    <w:basedOn w:val="EndNoteBibliographyChar"/>
    <w:link w:val="References"/>
    <w:qFormat/>
    <w:rsid w:val="0079579b"/>
    <w:rPr>
      <w:rFonts w:ascii="Times New Roman" w:hAnsi="Times New Roman" w:cs="Times New Roman"/>
      <w:sz w:val="24"/>
    </w:rPr>
  </w:style>
  <w:style w:type="character" w:styleId="ListLabel1">
    <w:name w:val="ListLabel 1"/>
    <w:qFormat/>
    <w:rPr>
      <w:b/>
      <w:bCs w:val="false"/>
      <w:i w:val="false"/>
      <w:iCs w:val="false"/>
      <w:caps w:val="false"/>
      <w:smallCaps w:val="false"/>
      <w:strike w:val="false"/>
      <w:dstrike w:val="false"/>
      <w:vanish w:val="false"/>
      <w:color w:val="000000"/>
      <w:spacing w:val="0"/>
      <w:w w:val="0"/>
      <w:position w:val="0"/>
      <w:sz w:val="24"/>
      <w:szCs w:val="0"/>
      <w:u w:val="none"/>
      <w:vertAlign w:val="baseline"/>
      <w:em w:val="none"/>
    </w:rPr>
  </w:style>
  <w:style w:type="character" w:styleId="ListLabel2">
    <w:name w:val="ListLabel 2"/>
    <w:qFormat/>
    <w:rPr>
      <w:b w:val="false"/>
      <w:bCs w:val="false"/>
      <w:i w:val="false"/>
      <w:iCs w:val="false"/>
      <w:caps w:val="false"/>
      <w:smallCaps w:val="false"/>
      <w:strike w:val="false"/>
      <w:dstrike w:val="false"/>
      <w:vanish w:val="false"/>
      <w:color w:val="000000"/>
      <w:spacing w:val="0"/>
      <w:w w:val="0"/>
      <w:position w:val="0"/>
      <w:sz w:val="0"/>
      <w:sz w:val="0"/>
      <w:szCs w:val="0"/>
      <w:highlight w:val="black"/>
      <w:u w:val="none" w:color="000000"/>
      <w:effect w:val="none"/>
      <w:vertAlign w:val="baseline"/>
      <w:em w:val="none"/>
    </w:rPr>
  </w:style>
  <w:style w:type="character" w:styleId="ListLabel3">
    <w:name w:val="ListLabel 3"/>
    <w:qFormat/>
    <w:rPr>
      <w:b/>
      <w:i w:val="false"/>
    </w:rPr>
  </w:style>
  <w:style w:type="character" w:styleId="ListLabel4">
    <w:name w:val="ListLabel 4"/>
    <w:qFormat/>
    <w:rPr>
      <w:b/>
      <w:i w:val="false"/>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rFonts w:eastAsia="" w:cs="Times New Roman"/>
    </w:rPr>
  </w:style>
  <w:style w:type="character" w:styleId="ListLabel9">
    <w:name w:val="ListLabel 9"/>
    <w:qFormat/>
    <w:rPr>
      <w:rFonts w:cs="Courier New"/>
    </w:rPr>
  </w:style>
  <w:style w:type="character" w:styleId="ListLabel10">
    <w:name w:val="ListLabel 10"/>
    <w:qFormat/>
    <w:rPr>
      <w:rFonts w:cs="Courier New"/>
    </w:rPr>
  </w:style>
  <w:style w:type="character" w:styleId="ListLabel11">
    <w:name w:val="ListLabel 11"/>
    <w:qFormat/>
    <w:rPr>
      <w:rFonts w:cs="Courier New"/>
    </w:rPr>
  </w:style>
  <w:style w:type="character" w:styleId="ListLabel12">
    <w:name w:val="ListLabel 12"/>
    <w:qFormat/>
    <w:rPr>
      <w:rFonts w:cs="Courier New"/>
    </w:rPr>
  </w:style>
  <w:style w:type="character" w:styleId="ListLabel13">
    <w:name w:val="ListLabel 13"/>
    <w:qFormat/>
    <w:rPr>
      <w:rFonts w:cs="Courier New"/>
    </w:rPr>
  </w:style>
  <w:style w:type="character" w:styleId="ListLabel14">
    <w:name w:val="ListLabel 14"/>
    <w:qFormat/>
    <w:rPr>
      <w:rFonts w:cs="Courier New"/>
    </w:rPr>
  </w:style>
  <w:style w:type="character" w:styleId="ListLabel15">
    <w:name w:val="ListLabel 15"/>
    <w:qFormat/>
    <w:rPr>
      <w:color w:val="00000A"/>
    </w:rPr>
  </w:style>
  <w:style w:type="character" w:styleId="ListLabel16">
    <w:name w:val="ListLabel 16"/>
    <w:qFormat/>
    <w:rPr>
      <w:color w:val="00000A"/>
    </w:rPr>
  </w:style>
  <w:style w:type="character" w:styleId="ListLabel17">
    <w:name w:val="ListLabel 17"/>
    <w:qFormat/>
    <w:rPr>
      <w:color w:val="00000A"/>
    </w:rPr>
  </w:style>
  <w:style w:type="character" w:styleId="ListLabel18">
    <w:name w:val="ListLabel 18"/>
    <w:qFormat/>
    <w:rPr>
      <w:color w:val="00000A"/>
    </w:rPr>
  </w:style>
  <w:style w:type="character" w:styleId="ListLabel19">
    <w:name w:val="ListLabel 19"/>
    <w:qFormat/>
    <w:rPr>
      <w:color w:val="00000A"/>
    </w:rPr>
  </w:style>
  <w:style w:type="character" w:styleId="ListLabel20">
    <w:name w:val="ListLabel 20"/>
    <w:qFormat/>
    <w:rPr>
      <w:color w:val="00000A"/>
    </w:rPr>
  </w:style>
  <w:style w:type="character" w:styleId="ListLabel21">
    <w:name w:val="ListLabel 21"/>
    <w:qFormat/>
    <w:rPr>
      <w:sz w:val="20"/>
    </w:rPr>
  </w:style>
  <w:style w:type="character" w:styleId="ListLabel22">
    <w:name w:val="ListLabel 22"/>
    <w:qFormat/>
    <w:rPr>
      <w:sz w:val="20"/>
    </w:rPr>
  </w:style>
  <w:style w:type="character" w:styleId="ListLabel23">
    <w:name w:val="ListLabel 23"/>
    <w:qFormat/>
    <w:rPr>
      <w:sz w:val="20"/>
    </w:rPr>
  </w:style>
  <w:style w:type="character" w:styleId="ListLabel24">
    <w:name w:val="ListLabel 24"/>
    <w:qFormat/>
    <w:rPr>
      <w:sz w:val="20"/>
    </w:rPr>
  </w:style>
  <w:style w:type="character" w:styleId="ListLabel25">
    <w:name w:val="ListLabel 25"/>
    <w:qFormat/>
    <w:rPr>
      <w:sz w:val="20"/>
    </w:rPr>
  </w:style>
  <w:style w:type="character" w:styleId="ListLabel26">
    <w:name w:val="ListLabel 26"/>
    <w:qFormat/>
    <w:rPr>
      <w:sz w:val="20"/>
    </w:rPr>
  </w:style>
  <w:style w:type="character" w:styleId="ListLabel27">
    <w:name w:val="ListLabel 27"/>
    <w:qFormat/>
    <w:rPr>
      <w:sz w:val="20"/>
    </w:rPr>
  </w:style>
  <w:style w:type="character" w:styleId="ListLabel28">
    <w:name w:val="ListLabel 28"/>
    <w:qFormat/>
    <w:rPr>
      <w:sz w:val="20"/>
    </w:rPr>
  </w:style>
  <w:style w:type="character" w:styleId="ListLabel29">
    <w:name w:val="ListLabel 29"/>
    <w:qFormat/>
    <w:rPr>
      <w:sz w:val="20"/>
    </w:rPr>
  </w:style>
  <w:style w:type="character" w:styleId="ListLabel30">
    <w:name w:val="ListLabel 30"/>
    <w:qFormat/>
    <w:rPr>
      <w:rFonts w:cs="Courier New"/>
    </w:rPr>
  </w:style>
  <w:style w:type="character" w:styleId="ListLabel31">
    <w:name w:val="ListLabel 31"/>
    <w:qFormat/>
    <w:rPr>
      <w:rFonts w:cs="Courier New"/>
    </w:rPr>
  </w:style>
  <w:style w:type="character" w:styleId="ListLabel32">
    <w:name w:val="ListLabel 32"/>
    <w:qFormat/>
    <w:rPr>
      <w:rFonts w:cs="Courier New"/>
    </w:rPr>
  </w:style>
  <w:style w:type="character" w:styleId="ListLabel33">
    <w:name w:val="ListLabel 33"/>
    <w:qFormat/>
    <w:rPr>
      <w:rFonts w:eastAsia="" w:cs=""/>
    </w:rPr>
  </w:style>
  <w:style w:type="character" w:styleId="ListLabel34">
    <w:name w:val="ListLabel 34"/>
    <w:qFormat/>
    <w:rPr>
      <w:rFonts w:cs="Courier New"/>
    </w:rPr>
  </w:style>
  <w:style w:type="character" w:styleId="ListLabel35">
    <w:name w:val="ListLabel 35"/>
    <w:qFormat/>
    <w:rPr>
      <w:rFonts w:cs="Courier New"/>
    </w:rPr>
  </w:style>
  <w:style w:type="character" w:styleId="ListLabel36">
    <w:name w:val="ListLabel 36"/>
    <w:qFormat/>
    <w:rPr>
      <w:rFonts w:cs="Courier New"/>
    </w:rPr>
  </w:style>
  <w:style w:type="character" w:styleId="ListLabel37">
    <w:name w:val="ListLabel 37"/>
    <w:qFormat/>
    <w:rPr>
      <w:color w:val="00000A"/>
    </w:rPr>
  </w:style>
  <w:style w:type="character" w:styleId="ListLabel38">
    <w:name w:val="ListLabel 38"/>
    <w:qFormat/>
    <w:rPr>
      <w:color w:val="00000A"/>
    </w:rPr>
  </w:style>
  <w:style w:type="character" w:styleId="IndexLink">
    <w:name w:val="Index Link"/>
    <w:qFormat/>
    <w:rPr/>
  </w:style>
  <w:style w:type="character" w:styleId="FootnoteCharacters">
    <w:name w:val="Footnote Characters"/>
    <w:qFormat/>
    <w:rPr/>
  </w:style>
  <w:style w:type="character" w:styleId="FootnoteAnchor">
    <w:name w:val="Footnote Anchor"/>
    <w:rPr>
      <w:vertAlign w:val="superscript"/>
    </w:rPr>
  </w:style>
  <w:style w:type="character" w:styleId="EndnoteAnchor">
    <w:name w:val="Endnote Anchor"/>
    <w:rPr>
      <w:vertAlign w:val="superscript"/>
    </w:rPr>
  </w:style>
  <w:style w:type="character" w:styleId="EndnoteCharacters">
    <w:name w:val="Endnote Characters"/>
    <w:qFormat/>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link w:val="BodyTextChar"/>
    <w:rsid w:val="00fa75b6"/>
    <w:pPr>
      <w:spacing w:before="0" w:after="0"/>
      <w:jc w:val="center"/>
    </w:pPr>
    <w:rPr>
      <w:rFonts w:eastAsia="Times New Roman" w:cs="Times New Roman"/>
      <w:sz w:val="28"/>
      <w:szCs w:val="24"/>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NormalWeb">
    <w:name w:val="Normal (Web)"/>
    <w:basedOn w:val="Normal"/>
    <w:uiPriority w:val="99"/>
    <w:qFormat/>
    <w:rsid w:val="005e1266"/>
    <w:pPr>
      <w:spacing w:before="2" w:after="2"/>
    </w:pPr>
    <w:rPr>
      <w:rFonts w:ascii="Times" w:hAnsi="Times"/>
      <w:sz w:val="20"/>
      <w:szCs w:val="20"/>
    </w:rPr>
  </w:style>
  <w:style w:type="paragraph" w:styleId="BalloonText">
    <w:name w:val="Balloon Text"/>
    <w:basedOn w:val="Normal"/>
    <w:link w:val="BalloonTextChar"/>
    <w:uiPriority w:val="99"/>
    <w:semiHidden/>
    <w:unhideWhenUsed/>
    <w:qFormat/>
    <w:rsid w:val="00a339c0"/>
    <w:pPr/>
    <w:rPr>
      <w:rFonts w:ascii="Lucida Grande" w:hAnsi="Lucida Grande"/>
      <w:sz w:val="18"/>
      <w:szCs w:val="18"/>
    </w:rPr>
  </w:style>
  <w:style w:type="paragraph" w:styleId="Annotationtext">
    <w:name w:val="annotation text"/>
    <w:basedOn w:val="Normal"/>
    <w:link w:val="CommentTextChar"/>
    <w:uiPriority w:val="99"/>
    <w:semiHidden/>
    <w:unhideWhenUsed/>
    <w:qFormat/>
    <w:rsid w:val="009c5d68"/>
    <w:pPr/>
    <w:rPr>
      <w:sz w:val="20"/>
      <w:szCs w:val="20"/>
    </w:rPr>
  </w:style>
  <w:style w:type="paragraph" w:styleId="Annotationsubject">
    <w:name w:val="annotation subject"/>
    <w:basedOn w:val="Annotationtext"/>
    <w:link w:val="CommentSubjectChar"/>
    <w:uiPriority w:val="99"/>
    <w:semiHidden/>
    <w:unhideWhenUsed/>
    <w:qFormat/>
    <w:rsid w:val="009c5d68"/>
    <w:pPr/>
    <w:rPr>
      <w:b/>
      <w:bCs/>
    </w:rPr>
  </w:style>
  <w:style w:type="paragraph" w:styleId="Header">
    <w:name w:val="Header"/>
    <w:basedOn w:val="Normal"/>
    <w:link w:val="HeaderChar"/>
    <w:unhideWhenUsed/>
    <w:rsid w:val="008c132b"/>
    <w:pPr>
      <w:tabs>
        <w:tab w:val="center" w:pos="4680" w:leader="none"/>
        <w:tab w:val="right" w:pos="9360" w:leader="none"/>
      </w:tabs>
    </w:pPr>
    <w:rPr/>
  </w:style>
  <w:style w:type="paragraph" w:styleId="Footer">
    <w:name w:val="Footer"/>
    <w:basedOn w:val="Normal"/>
    <w:link w:val="FooterChar"/>
    <w:uiPriority w:val="99"/>
    <w:unhideWhenUsed/>
    <w:rsid w:val="008c132b"/>
    <w:pPr>
      <w:tabs>
        <w:tab w:val="center" w:pos="4680" w:leader="none"/>
        <w:tab w:val="right" w:pos="9360" w:leader="none"/>
      </w:tabs>
    </w:pPr>
    <w:rPr/>
  </w:style>
  <w:style w:type="paragraph" w:styleId="Footnotetext">
    <w:name w:val="footnote text"/>
    <w:basedOn w:val="Normal"/>
    <w:link w:val="FootnoteTextChar"/>
    <w:semiHidden/>
    <w:qFormat/>
    <w:rsid w:val="009b4b5b"/>
    <w:pPr>
      <w:ind w:firstLine="432"/>
      <w:jc w:val="both"/>
    </w:pPr>
    <w:rPr>
      <w:rFonts w:eastAsia="Times New Roman"/>
      <w:sz w:val="20"/>
      <w:szCs w:val="20"/>
    </w:rPr>
  </w:style>
  <w:style w:type="paragraph" w:styleId="Paragraph" w:customStyle="1">
    <w:name w:val="paragraph"/>
    <w:basedOn w:val="Normal"/>
    <w:qFormat/>
    <w:rsid w:val="009b4b5b"/>
    <w:pPr>
      <w:tabs>
        <w:tab w:val="left" w:pos="432" w:leader="none"/>
      </w:tabs>
      <w:jc w:val="both"/>
    </w:pPr>
    <w:rPr>
      <w:rFonts w:eastAsia="Times New Roman"/>
    </w:rPr>
  </w:style>
  <w:style w:type="paragraph" w:styleId="PlainText">
    <w:name w:val="Plain Text"/>
    <w:basedOn w:val="Normal"/>
    <w:link w:val="PlainTextChar"/>
    <w:qFormat/>
    <w:rsid w:val="009b4b5b"/>
    <w:pPr>
      <w:ind w:firstLine="288"/>
      <w:jc w:val="both"/>
    </w:pPr>
    <w:rPr>
      <w:rFonts w:ascii="Courier New" w:hAnsi="Courier New" w:eastAsia="Times"/>
      <w:sz w:val="20"/>
      <w:szCs w:val="20"/>
    </w:rPr>
  </w:style>
  <w:style w:type="paragraph" w:styleId="Contents1">
    <w:name w:val="TOC 1"/>
    <w:basedOn w:val="Normal"/>
    <w:next w:val="Normal"/>
    <w:autoRedefine/>
    <w:uiPriority w:val="39"/>
    <w:qFormat/>
    <w:rsid w:val="00b10aec"/>
    <w:pPr>
      <w:tabs>
        <w:tab w:val="left" w:pos="270" w:leader="none"/>
        <w:tab w:val="right" w:pos="8640" w:leader="dot"/>
      </w:tabs>
      <w:spacing w:before="0" w:after="60"/>
    </w:pPr>
    <w:rPr>
      <w:rFonts w:eastAsia="Times New Roman"/>
      <w:b/>
      <w:bCs/>
      <w:sz w:val="20"/>
      <w:szCs w:val="20"/>
    </w:rPr>
  </w:style>
  <w:style w:type="paragraph" w:styleId="Contents2">
    <w:name w:val="TOC 2"/>
    <w:basedOn w:val="Normal"/>
    <w:next w:val="Normal"/>
    <w:autoRedefine/>
    <w:uiPriority w:val="39"/>
    <w:qFormat/>
    <w:rsid w:val="009370f4"/>
    <w:pPr>
      <w:tabs>
        <w:tab w:val="left" w:pos="1320" w:leader="none"/>
        <w:tab w:val="right" w:pos="8640" w:leader="dot"/>
      </w:tabs>
      <w:spacing w:before="0" w:after="0"/>
      <w:ind w:left="245" w:right="547" w:firstLine="360"/>
    </w:pPr>
    <w:rPr>
      <w:rFonts w:eastAsia="Times New Roman"/>
      <w:i/>
      <w:iCs/>
      <w:sz w:val="20"/>
      <w:szCs w:val="20"/>
    </w:rPr>
  </w:style>
  <w:style w:type="paragraph" w:styleId="Contents3">
    <w:name w:val="TOC 3"/>
    <w:basedOn w:val="Normal"/>
    <w:next w:val="Normal"/>
    <w:autoRedefine/>
    <w:uiPriority w:val="39"/>
    <w:rsid w:val="008f1534"/>
    <w:pPr>
      <w:tabs>
        <w:tab w:val="left" w:pos="1350" w:leader="none"/>
        <w:tab w:val="right" w:pos="8640" w:leader="dot"/>
      </w:tabs>
      <w:spacing w:before="0" w:after="0"/>
      <w:ind w:left="475" w:right="547" w:firstLine="360"/>
    </w:pPr>
    <w:rPr>
      <w:rFonts w:eastAsia="Times New Roman"/>
      <w:sz w:val="20"/>
      <w:szCs w:val="20"/>
    </w:rPr>
  </w:style>
  <w:style w:type="paragraph" w:styleId="HTMLPreformatted">
    <w:name w:val="HTML Preformatted"/>
    <w:basedOn w:val="Normal"/>
    <w:link w:val="HTMLPreformattedChar"/>
    <w:uiPriority w:val="99"/>
    <w:qFormat/>
    <w:rsid w:val="001d3838"/>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pPr>
    <w:rPr>
      <w:rFonts w:ascii="Courier" w:hAnsi="Courier" w:cs="Courier"/>
      <w:sz w:val="20"/>
      <w:szCs w:val="20"/>
    </w:rPr>
  </w:style>
  <w:style w:type="paragraph" w:styleId="Revision">
    <w:name w:val="Revision"/>
    <w:qFormat/>
    <w:rsid w:val="006f5a5c"/>
    <w:pPr>
      <w:widowControl/>
      <w:bidi w:val="0"/>
      <w:jc w:val="left"/>
    </w:pPr>
    <w:rPr>
      <w:rFonts w:ascii="Calibri" w:hAnsi="Calibri" w:eastAsia="" w:cs="" w:asciiTheme="minorHAnsi" w:cstheme="minorBidi" w:eastAsiaTheme="minorEastAsia" w:hAnsiTheme="minorHAnsi"/>
      <w:color w:val="auto"/>
      <w:sz w:val="24"/>
      <w:szCs w:val="22"/>
      <w:lang w:val="en-US" w:eastAsia="en-US" w:bidi="ar-SA"/>
    </w:rPr>
  </w:style>
  <w:style w:type="paragraph" w:styleId="ListParagraph">
    <w:name w:val="List Paragraph"/>
    <w:basedOn w:val="Normal"/>
    <w:uiPriority w:val="34"/>
    <w:qFormat/>
    <w:rsid w:val="00df4d02"/>
    <w:pPr>
      <w:spacing w:before="0" w:after="120"/>
      <w:ind w:left="720" w:hanging="0"/>
      <w:contextualSpacing/>
    </w:pPr>
    <w:rPr/>
  </w:style>
  <w:style w:type="paragraph" w:styleId="TOCHeading">
    <w:name w:val="TOC Heading"/>
    <w:basedOn w:val="Heading1"/>
    <w:next w:val="Normal"/>
    <w:uiPriority w:val="39"/>
    <w:unhideWhenUsed/>
    <w:qFormat/>
    <w:rsid w:val="00df4d02"/>
    <w:pPr>
      <w:numPr>
        <w:ilvl w:val="0"/>
        <w:numId w:val="0"/>
      </w:numPr>
    </w:pPr>
    <w:rPr>
      <w:lang w:bidi="en-US"/>
    </w:rPr>
  </w:style>
  <w:style w:type="paragraph" w:styleId="Default" w:customStyle="1">
    <w:name w:val="Default"/>
    <w:qFormat/>
    <w:rsid w:val="00211505"/>
    <w:pPr>
      <w:widowControl/>
      <w:bidi w:val="0"/>
      <w:jc w:val="left"/>
    </w:pPr>
    <w:rPr>
      <w:rFonts w:ascii="Times New Roman" w:hAnsi="Times New Roman" w:eastAsia="" w:cs=""/>
      <w:color w:val="000000"/>
      <w:sz w:val="24"/>
      <w:szCs w:val="22"/>
      <w:lang w:val="en-US" w:eastAsia="en-US" w:bidi="ar-SA"/>
    </w:rPr>
  </w:style>
  <w:style w:type="paragraph" w:styleId="Endnotetext">
    <w:name w:val="endnote text"/>
    <w:basedOn w:val="Normal"/>
    <w:link w:val="EndnoteTextChar"/>
    <w:qFormat/>
    <w:rsid w:val="00ac3e1a"/>
    <w:pPr>
      <w:spacing w:before="0" w:after="0"/>
    </w:pPr>
    <w:rPr>
      <w:sz w:val="20"/>
      <w:szCs w:val="20"/>
    </w:rPr>
  </w:style>
  <w:style w:type="paragraph" w:styleId="Caption1">
    <w:name w:val="caption"/>
    <w:basedOn w:val="Normal"/>
    <w:next w:val="Normal"/>
    <w:link w:val="CaptionChar"/>
    <w:uiPriority w:val="35"/>
    <w:qFormat/>
    <w:rsid w:val="00ed03a6"/>
    <w:pPr>
      <w:spacing w:before="0" w:after="200"/>
    </w:pPr>
    <w:rPr>
      <w:bCs/>
      <w:sz w:val="22"/>
      <w:szCs w:val="18"/>
    </w:rPr>
  </w:style>
  <w:style w:type="paragraph" w:styleId="WWPreformattedText111" w:customStyle="1">
    <w:name w:val="WW-Preformatted Text111"/>
    <w:basedOn w:val="Normal"/>
    <w:qFormat/>
    <w:rsid w:val="00864002"/>
    <w:pPr>
      <w:suppressAutoHyphens w:val="true"/>
      <w:spacing w:before="0" w:after="0"/>
    </w:pPr>
    <w:rPr>
      <w:rFonts w:ascii="Bitstream Vera Serif" w:hAnsi="Bitstream Vera Serif" w:eastAsia="Bitstream Vera Serif" w:cs="Bitstream Vera Serif"/>
      <w:sz w:val="20"/>
      <w:szCs w:val="20"/>
      <w:lang w:eastAsia="zh-CN" w:bidi="hi-IN"/>
    </w:rPr>
  </w:style>
  <w:style w:type="paragraph" w:styleId="Title">
    <w:name w:val="Title"/>
    <w:basedOn w:val="Normal"/>
    <w:next w:val="Normal"/>
    <w:link w:val="TitleChar"/>
    <w:uiPriority w:val="10"/>
    <w:qFormat/>
    <w:rsid w:val="00df4d02"/>
    <w:pPr>
      <w:pBdr>
        <w:bottom w:val="single" w:sz="4" w:space="1" w:color="00000A"/>
      </w:pBdr>
      <w:spacing w:before="0" w:after="120"/>
      <w:contextualSpacing/>
    </w:pPr>
    <w:rPr>
      <w:rFonts w:ascii="Cambria" w:hAnsi="Cambria" w:eastAsia="" w:cs="" w:asciiTheme="majorHAnsi" w:cstheme="majorBidi" w:eastAsiaTheme="majorEastAsia" w:hAnsiTheme="majorHAnsi"/>
      <w:spacing w:val="5"/>
      <w:sz w:val="52"/>
      <w:szCs w:val="52"/>
    </w:rPr>
  </w:style>
  <w:style w:type="paragraph" w:styleId="Subtitle">
    <w:name w:val="Subtitle"/>
    <w:basedOn w:val="Normal"/>
    <w:next w:val="Normal"/>
    <w:link w:val="SubtitleChar"/>
    <w:uiPriority w:val="11"/>
    <w:qFormat/>
    <w:rsid w:val="00df4d02"/>
    <w:pPr>
      <w:spacing w:before="0" w:after="600"/>
    </w:pPr>
    <w:rPr>
      <w:rFonts w:ascii="Cambria" w:hAnsi="Cambria" w:eastAsia="" w:cs="" w:asciiTheme="majorHAnsi" w:cstheme="majorBidi" w:eastAsiaTheme="majorEastAsia" w:hAnsiTheme="majorHAnsi"/>
      <w:i/>
      <w:iCs/>
      <w:spacing w:val="13"/>
      <w:szCs w:val="24"/>
    </w:rPr>
  </w:style>
  <w:style w:type="paragraph" w:styleId="NoSpacing">
    <w:name w:val="No Spacing"/>
    <w:basedOn w:val="Normal"/>
    <w:uiPriority w:val="1"/>
    <w:qFormat/>
    <w:rsid w:val="00df4d02"/>
    <w:pPr>
      <w:spacing w:before="0" w:after="0"/>
    </w:pPr>
    <w:rPr/>
  </w:style>
  <w:style w:type="paragraph" w:styleId="Quote">
    <w:name w:val="Quote"/>
    <w:basedOn w:val="Normal"/>
    <w:next w:val="Normal"/>
    <w:link w:val="QuoteChar"/>
    <w:uiPriority w:val="29"/>
    <w:qFormat/>
    <w:rsid w:val="00df4d02"/>
    <w:pPr>
      <w:spacing w:before="200" w:after="0"/>
      <w:ind w:left="360" w:right="360" w:hanging="0"/>
    </w:pPr>
    <w:rPr>
      <w:i/>
      <w:iCs/>
    </w:rPr>
  </w:style>
  <w:style w:type="paragraph" w:styleId="IntenseQuote">
    <w:name w:val="Intense Quote"/>
    <w:basedOn w:val="Normal"/>
    <w:next w:val="Normal"/>
    <w:link w:val="IntenseQuoteChar"/>
    <w:uiPriority w:val="30"/>
    <w:qFormat/>
    <w:rsid w:val="00df4d02"/>
    <w:pPr>
      <w:pBdr>
        <w:bottom w:val="single" w:sz="4" w:space="1" w:color="00000A"/>
      </w:pBdr>
      <w:spacing w:before="200" w:after="280"/>
      <w:ind w:left="1008" w:right="1152" w:hanging="0"/>
      <w:jc w:val="both"/>
    </w:pPr>
    <w:rPr>
      <w:b/>
      <w:bCs/>
      <w:i/>
      <w:iCs/>
    </w:rPr>
  </w:style>
  <w:style w:type="paragraph" w:styleId="CVreference" w:customStyle="1">
    <w:name w:val="CV reference"/>
    <w:basedOn w:val="Normal"/>
    <w:autoRedefine/>
    <w:qFormat/>
    <w:rsid w:val="00fa75b6"/>
    <w:pPr>
      <w:tabs>
        <w:tab w:val="left" w:pos="1880" w:leader="none"/>
      </w:tabs>
      <w:spacing w:before="0" w:after="80"/>
      <w:ind w:left="360" w:hanging="360"/>
      <w:jc w:val="both"/>
    </w:pPr>
    <w:rPr>
      <w:rFonts w:eastAsia="Times New Roman" w:cs="Tahoma"/>
      <w:sz w:val="22"/>
      <w:lang w:val="es-AR"/>
    </w:rPr>
  </w:style>
  <w:style w:type="paragraph" w:styleId="DegreeDetails" w:customStyle="1">
    <w:name w:val="Degree Details"/>
    <w:basedOn w:val="TextBody"/>
    <w:qFormat/>
    <w:rsid w:val="007d03fa"/>
    <w:pPr>
      <w:spacing w:lineRule="auto" w:line="300" w:before="0" w:after="120"/>
      <w:jc w:val="left"/>
    </w:pPr>
    <w:rPr>
      <w:rFonts w:ascii="Calibri" w:hAnsi="Calibri" w:eastAsia="" w:cs="" w:asciiTheme="minorHAnsi" w:cstheme="minorBidi" w:eastAsiaTheme="minorEastAsia" w:hAnsiTheme="minorHAnsi"/>
      <w:sz w:val="22"/>
      <w:szCs w:val="22"/>
    </w:rPr>
  </w:style>
  <w:style w:type="paragraph" w:styleId="Description" w:customStyle="1">
    <w:name w:val="description"/>
    <w:basedOn w:val="Normal"/>
    <w:qFormat/>
    <w:rsid w:val="007d03fa"/>
    <w:pPr>
      <w:spacing w:before="2" w:after="0"/>
    </w:pPr>
    <w:rPr>
      <w:rFonts w:ascii="Times" w:hAnsi="Times"/>
      <w:sz w:val="20"/>
      <w:szCs w:val="20"/>
    </w:rPr>
  </w:style>
  <w:style w:type="paragraph" w:styleId="EndNoteBibliographyTitle" w:customStyle="1">
    <w:name w:val="EndNote Bibliography Title"/>
    <w:basedOn w:val="Normal"/>
    <w:link w:val="EndNoteBibliographyTitleChar"/>
    <w:qFormat/>
    <w:rsid w:val="009f04db"/>
    <w:pPr>
      <w:spacing w:before="0" w:after="0"/>
      <w:jc w:val="center"/>
    </w:pPr>
    <w:rPr>
      <w:rFonts w:ascii="Cambria" w:hAnsi="Cambria"/>
    </w:rPr>
  </w:style>
  <w:style w:type="paragraph" w:styleId="EndNoteBibliography" w:customStyle="1">
    <w:name w:val="EndNote Bibliography"/>
    <w:basedOn w:val="Normal"/>
    <w:link w:val="EndNoteBibliographyChar"/>
    <w:qFormat/>
    <w:rsid w:val="00bc1af3"/>
    <w:pPr>
      <w:spacing w:before="0" w:after="0"/>
      <w:ind w:left="360" w:hanging="360"/>
    </w:pPr>
    <w:rPr>
      <w:rFonts w:ascii="Cambria" w:hAnsi="Cambria" w:cs="Times New Roman"/>
    </w:rPr>
  </w:style>
  <w:style w:type="paragraph" w:styleId="HTMLTopofForm">
    <w:name w:val="HTML Top of Form"/>
    <w:basedOn w:val="Normal"/>
    <w:next w:val="Normal"/>
    <w:link w:val="z-TopofFormChar"/>
    <w:uiPriority w:val="99"/>
    <w:semiHidden/>
    <w:unhideWhenUsed/>
    <w:qFormat/>
    <w:rsid w:val="005c4d6e"/>
    <w:pPr>
      <w:pBdr>
        <w:bottom w:val="single" w:sz="6" w:space="1" w:color="00000A"/>
      </w:pBdr>
      <w:spacing w:before="0" w:after="0"/>
      <w:jc w:val="center"/>
    </w:pPr>
    <w:rPr>
      <w:rFonts w:ascii="Arial" w:hAnsi="Arial" w:eastAsia="Times New Roman" w:cs="Arial"/>
      <w:vanish/>
      <w:sz w:val="16"/>
      <w:szCs w:val="16"/>
    </w:rPr>
  </w:style>
  <w:style w:type="paragraph" w:styleId="HTMLBottomofForm">
    <w:name w:val="HTML Bottom of Form"/>
    <w:basedOn w:val="Normal"/>
    <w:next w:val="Normal"/>
    <w:link w:val="z-BottomofFormChar"/>
    <w:uiPriority w:val="99"/>
    <w:semiHidden/>
    <w:unhideWhenUsed/>
    <w:qFormat/>
    <w:rsid w:val="005c4d6e"/>
    <w:pPr>
      <w:pBdr>
        <w:top w:val="single" w:sz="6" w:space="1" w:color="00000A"/>
      </w:pBdr>
      <w:spacing w:before="0" w:after="0"/>
      <w:jc w:val="center"/>
    </w:pPr>
    <w:rPr>
      <w:rFonts w:ascii="Arial" w:hAnsi="Arial" w:eastAsia="Times New Roman" w:cs="Arial"/>
      <w:vanish/>
      <w:sz w:val="16"/>
      <w:szCs w:val="16"/>
    </w:rPr>
  </w:style>
  <w:style w:type="paragraph" w:styleId="TableParagraph" w:customStyle="1">
    <w:name w:val="Table Paragraph"/>
    <w:basedOn w:val="Normal"/>
    <w:uiPriority w:val="1"/>
    <w:qFormat/>
    <w:rsid w:val="001b7cde"/>
    <w:pPr>
      <w:widowControl w:val="false"/>
      <w:spacing w:before="0" w:after="0"/>
    </w:pPr>
    <w:rPr>
      <w:rFonts w:ascii="Calibri" w:hAnsi="Calibri" w:eastAsia="Calibri" w:asciiTheme="minorHAnsi" w:eastAsiaTheme="minorHAnsi" w:hAnsiTheme="minorHAnsi"/>
      <w:sz w:val="22"/>
    </w:rPr>
  </w:style>
  <w:style w:type="paragraph" w:styleId="References" w:customStyle="1">
    <w:name w:val="References"/>
    <w:basedOn w:val="EndNoteBibliography"/>
    <w:link w:val="ReferencesChar"/>
    <w:qFormat/>
    <w:rsid w:val="0079579b"/>
    <w:pPr/>
    <w:rPr/>
  </w:style>
  <w:style w:type="paragraph" w:styleId="Footnote">
    <w:name w:val="Footnote Text"/>
    <w:basedOn w:val="Normal"/>
    <w:pPr/>
    <w:rPr/>
  </w:style>
  <w:style w:type="paragraph" w:styleId="FrameContents">
    <w:name w:val="Frame Contents"/>
    <w:basedOn w:val="Normal"/>
    <w:qFormat/>
    <w:pPr/>
    <w:rPr/>
  </w:style>
  <w:style w:type="numbering" w:styleId="NoList" w:default="1">
    <w:name w:val="No List"/>
    <w:uiPriority w:val="99"/>
    <w:semiHidden/>
    <w:unhideWhenUsed/>
    <w:qFormat/>
  </w:style>
  <w:style w:type="numbering" w:styleId="Headings" w:customStyle="1">
    <w:name w:val="headings"/>
    <w:uiPriority w:val="99"/>
    <w:qFormat/>
    <w:rsid w:val="004454a6"/>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59"/>
    <w:rsid w:val="00ad0dc8"/>
    <w:rPr>
      <w:rFonts w:eastAsiaTheme="minorHAnsi"/>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CVDetails">
    <w:name w:val="CV Details"/>
    <w:basedOn w:val="TableNormal"/>
    <w:rsid w:val="007d03fa"/>
    <w:pPr>
      <w:spacing w:after="0" w:line="240" w:lineRule="auto"/>
    </w:pPr>
    <w:tblPr>
      <w:tblCellMar>
        <w:left w:w="0" w:type="dxa"/>
        <w:right w:w="0" w:type="dxa"/>
      </w:tblCellMar>
    </w:tblPr>
  </w:style>
  <w:style w:type="table" w:styleId="TableGridLight">
    <w:name w:val="Grid Table Light"/>
    <w:basedOn w:val="TableNormal"/>
    <w:uiPriority w:val="40"/>
    <w:rsid w:val="0093200a"/>
    <w:pPr>
      <w:spacing w:after="0" w:line="240" w:lineRule="auto"/>
    </w:pPr>
    <w:tblPr>
      <w:tblBorders>
        <w:top w:val="single" w:color="BFBFBF" w:themeColor="background1" w:sz="4" w:space="0"/>
        <w:left w:val="single" w:color="BFBFBF" w:themeColor="background1" w:sz="4" w:space="0"/>
        <w:bottom w:val="single" w:color="BFBFBF" w:themeColor="background1" w:sz="4" w:space="0"/>
        <w:right w:val="single" w:color="BFBFBF" w:themeColor="background1" w:sz="4" w:space="0"/>
        <w:insideH w:val="single" w:color="BFBFBF" w:themeColor="background1" w:sz="4" w:space="0"/>
        <w:insideV w:val="single" w:color="BFBFBF" w:themeColor="background1"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gif"/><Relationship Id="rId3" Type="http://schemas.openxmlformats.org/officeDocument/2006/relationships/image" Target="media/image2.jpe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jpe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gif"/><Relationship Id="rId11" Type="http://schemas.openxmlformats.org/officeDocument/2006/relationships/image" Target="media/image10.tif"/><Relationship Id="rId12" Type="http://schemas.openxmlformats.org/officeDocument/2006/relationships/hyperlink" Target="http://dx.doi.org/10.1016/j.rse.2013.08.042" TargetMode="External"/><Relationship Id="rId13" Type="http://schemas.openxmlformats.org/officeDocument/2006/relationships/hyperlink" Target="ftp://mariana.jpl.nasa.gov/mur_sst/tmchin/docs/ATBD/atbd_1.1.pdf" TargetMode="External"/><Relationship Id="rId14" Type="http://schemas.openxmlformats.org/officeDocument/2006/relationships/hyperlink" Target="http://dx.doi.org/10.1175%2F2007JTECHO505.1" TargetMode="External"/><Relationship Id="rId15" Type="http://schemas.openxmlformats.org/officeDocument/2006/relationships/hyperlink" Target="http://perun.pmf.uns.ac.rs/radovanovic/dmsem/cd/install/Weka/doc/classifiers-papers/trees/ADTree/atrees.pdf" TargetMode="External"/><Relationship Id="rId16" Type="http://schemas.openxmlformats.org/officeDocument/2006/relationships/hyperlink" Target="http://www.yumpu.com/en/document/view/53023153/sea-surface-temperature-error-budget-white-paper" TargetMode="External"/><Relationship Id="rId17" Type="http://schemas.openxmlformats.org/officeDocument/2006/relationships/hyperlink" Target="http://www.google.com/url?sa=t&amp;rct=j&amp;q=&amp;esrc=s&amp;source=web&amp;cd=2&amp;cad=rja&amp;ved=0CDgQFjAB&amp;url=http%3A%2F%2Frainbow.ldeo.columbia.edu%2F~alexeyk%2FPapers%2FSST_Error_Budget_White_Paper_Final.pdf&amp;ei=U1qSUeWDGYK08ASguoBo&amp;usg=AFQjCNHNw1q35FObBPaCpA57HfDE3H8LDg&amp;sig2=CZgyjK1KZVoHx9J8pnlUiw&amp;bvm=bv.46471029,d.eWU" TargetMode="External"/><Relationship Id="rId18" Type="http://schemas.openxmlformats.org/officeDocument/2006/relationships/hyperlink" Target="http://dx.doi.org/10.1117/12.451782" TargetMode="External"/><Relationship Id="rId19" Type="http://schemas.openxmlformats.org/officeDocument/2006/relationships/hyperlink" Target="http://dx.doi.org/10.1016/j.rse.2015.04.023" TargetMode="External"/><Relationship Id="rId20" Type="http://schemas.openxmlformats.org/officeDocument/2006/relationships/hyperlink" Target="http://www.mdpi.com/2072-4292/6/12/12427" TargetMode="External"/><Relationship Id="rId21" Type="http://schemas.openxmlformats.org/officeDocument/2006/relationships/hyperlink" Target="http://dx.doi.org/10.1016/j.rse.2017.06.011" TargetMode="External"/><Relationship Id="rId22" Type="http://schemas.openxmlformats.org/officeDocument/2006/relationships/hyperlink" Target="http://dx.doi.org/10.1016/j.rse.2016.02.026" TargetMode="External"/><Relationship Id="rId23" Type="http://schemas.openxmlformats.org/officeDocument/2006/relationships/hyperlink" Target="http://dx.doi.org/10.1175%2F2007JTECHO542.1" TargetMode="External"/><Relationship Id="rId24" Type="http://schemas.openxmlformats.org/officeDocument/2006/relationships/hyperlink" Target="http://dx.doi.org/10.1175%2FBAMS-86-9-1303" TargetMode="External"/><Relationship Id="rId25" Type="http://schemas.openxmlformats.org/officeDocument/2006/relationships/hyperlink" Target="http://www.cs.waikato.ac.nz/ml/publications/2001/pakdd2001.pdf" TargetMode="External"/><Relationship Id="rId26" Type="http://schemas.openxmlformats.org/officeDocument/2006/relationships/hyperlink" Target="http://dx.doi.org/10.1016/j.gloplacha.2011.03.004" TargetMode="External"/><Relationship Id="rId27" Type="http://schemas.openxmlformats.org/officeDocument/2006/relationships/hyperlink" Target="http://stacks.iop.org/0026-1394/35/i=4/a=58" TargetMode="External"/><Relationship Id="rId28" Type="http://schemas.openxmlformats.org/officeDocument/2006/relationships/hyperlink" Target="http://www.bipm.org/en/publications/guides/gum.html" TargetMode="External"/><Relationship Id="rId29" Type="http://schemas.openxmlformats.org/officeDocument/2006/relationships/hyperlink" Target="http://www.iso.org/sites/JCGM/GUM-introduction.htm" TargetMode="External"/><Relationship Id="rId30" Type="http://schemas.openxmlformats.org/officeDocument/2006/relationships/hyperlink" Target="http://www.bipm.org/en/conference-centre/bipm-workshops/wmo-bipm_workshop/" TargetMode="External"/><Relationship Id="rId31" Type="http://schemas.openxmlformats.org/officeDocument/2006/relationships/hyperlink" Target="http://dx.doi.org/10.1016/j.rse.2017.06.011" TargetMode="External"/><Relationship Id="rId32" Type="http://schemas.openxmlformats.org/officeDocument/2006/relationships/hyperlink" Target="http://www.sciencedirect.com/science/article/pii/S003442571300446X" TargetMode="External"/><Relationship Id="rId33" Type="http://schemas.openxmlformats.org/officeDocument/2006/relationships/hyperlink" Target="http://www.sciencedirect.com/science/article/pii/S0034425713003313" TargetMode="External"/><Relationship Id="rId34" Type="http://schemas.openxmlformats.org/officeDocument/2006/relationships/hyperlink" Target="http://www.sciencedirect.com/science/article/pii/S0967064512000513" TargetMode="External"/><Relationship Id="rId35" Type="http://schemas.openxmlformats.org/officeDocument/2006/relationships/hyperlink" Target="mailto:sheekela.baker-yeboah@noaa.gov" TargetMode="External"/><Relationship Id="rId36" Type="http://schemas.openxmlformats.org/officeDocument/2006/relationships/header" Target="header1.xml"/><Relationship Id="rId37" Type="http://schemas.openxmlformats.org/officeDocument/2006/relationships/footer" Target="footer1.xml"/><Relationship Id="rId38" Type="http://schemas.openxmlformats.org/officeDocument/2006/relationships/footnotes" Target="footnotes.xml"/><Relationship Id="rId39" Type="http://schemas.openxmlformats.org/officeDocument/2006/relationships/comments" Target="comments.xml"/><Relationship Id="rId40" Type="http://schemas.openxmlformats.org/officeDocument/2006/relationships/numbering" Target="numbering.xml"/><Relationship Id="rId41" Type="http://schemas.openxmlformats.org/officeDocument/2006/relationships/fontTable" Target="fontTable.xml"/><Relationship Id="rId42" Type="http://schemas.openxmlformats.org/officeDocument/2006/relationships/settings" Target="settings.xml"/><Relationship Id="rId43" Type="http://schemas.openxmlformats.org/officeDocument/2006/relationships/theme" Target="theme/theme1.xml"/><Relationship Id="rId44"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647100-DF9D-469C-8BEC-6903FF7BFB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Application>LibreOffice/5.1.6.2$Linux_X86_64 LibreOffice_project/10m0$Build-2</Application>
  <Pages>1</Pages>
  <Words>24672</Words>
  <CharactersWithSpaces>140632</CharactersWithSpaces>
  <Paragraphs>329</Paragraphs>
  <Company>Microsoft</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2017-08-15T18:24:00Z</dcterms:created>
  <dc:creator>Peter J Minnett</dc:creator>
  <dc:description/>
  <dc:language>en-US</dc:language>
  <cp:lastModifiedBy>Guillermo</cp:lastModifiedBy>
  <cp:lastPrinted>2015-12-07T00:03:00Z</cp:lastPrinted>
  <dcterms:modified xsi:type="dcterms:W3CDTF">2017-08-15T18:24:00Z</dcterms:modified>
  <cp:revision>3</cp:revision>
  <dc:subject>Satellite SST Proposal</dc:subject>
  <dc:title>ROSES 2017 PO proposal</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Microsoft</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